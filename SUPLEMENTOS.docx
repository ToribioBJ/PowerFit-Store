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F26F0" w14:textId="5FB520BD" w:rsidR="006B3429" w:rsidRDefault="00D90DBF" w:rsidP="00D90DBF">
      <w:pPr>
        <w:rPr>
          <w:noProof/>
        </w:rPr>
      </w:pPr>
      <w:r w:rsidRPr="00D90DBF">
        <w:rPr>
          <w:noProof/>
        </w:rPr>
        <w:t xml:space="preserve"> </w:t>
      </w:r>
      <w:r>
        <w:rPr>
          <w:noProof/>
        </w:rPr>
        <w:t>PROTEINAS</w:t>
      </w:r>
    </w:p>
    <w:p w14:paraId="21CA26A7" w14:textId="77777777" w:rsidR="00D90DBF" w:rsidRDefault="00D90DBF" w:rsidP="00D90DBF">
      <w:pPr>
        <w:rPr>
          <w:noProof/>
        </w:rPr>
      </w:pPr>
      <w:r>
        <w:rPr>
          <w:noProof/>
        </w:rPr>
        <w:t>BEEF XP CLEAR PROTEIN ISOLATE</w:t>
      </w:r>
    </w:p>
    <w:p w14:paraId="42B5DA49" w14:textId="3567543B" w:rsidR="00D90DBF" w:rsidRDefault="00D90DBF" w:rsidP="00D90DBF">
      <w:pPr>
        <w:rPr>
          <w:noProof/>
        </w:rPr>
      </w:pPr>
      <w:r>
        <w:rPr>
          <w:noProof/>
        </w:rPr>
        <w:t>S/329.00 S/299.00</w:t>
      </w:r>
    </w:p>
    <w:p w14:paraId="5B5E81E8" w14:textId="77777777" w:rsidR="00D90DBF" w:rsidRDefault="00D90DBF" w:rsidP="00D90DBF">
      <w:pPr>
        <w:pStyle w:val="NormalWeb"/>
        <w:shd w:val="clear" w:color="auto" w:fill="FFFFFF"/>
        <w:rPr>
          <w:rFonts w:ascii="Roboto" w:hAnsi="Roboto"/>
          <w:color w:val="777777"/>
          <w:spacing w:val="-4"/>
        </w:rPr>
      </w:pPr>
      <w:hyperlink r:id="rId7" w:history="1">
        <w:r>
          <w:rPr>
            <w:rStyle w:val="Textoennegrita"/>
            <w:rFonts w:ascii="Roboto" w:hAnsi="Roboto"/>
            <w:color w:val="0088CC"/>
            <w:spacing w:val="-4"/>
          </w:rPr>
          <w:t>APPLIED NUTRITION</w:t>
        </w:r>
      </w:hyperlink>
    </w:p>
    <w:p w14:paraId="53AA8190" w14:textId="77777777" w:rsidR="00D90DBF" w:rsidRDefault="00D90DBF" w:rsidP="00D90DB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Proteína 100% de carne de vacuno hidrolizado de alta calidad.</w:t>
      </w:r>
    </w:p>
    <w:p w14:paraId="4F395AD0" w14:textId="77777777" w:rsidR="00D90DBF" w:rsidRDefault="00D90DBF" w:rsidP="00D90DB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27gr por servicio.</w:t>
      </w:r>
    </w:p>
    <w:p w14:paraId="665DADCF" w14:textId="77777777" w:rsidR="00D90DBF" w:rsidRDefault="00D90DBF" w:rsidP="00D90DB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0 grasa.</w:t>
      </w:r>
    </w:p>
    <w:p w14:paraId="32E1CCA5" w14:textId="77777777" w:rsidR="00D90DBF" w:rsidRDefault="00D90DBF" w:rsidP="00D90DB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0 azúcar.</w:t>
      </w:r>
    </w:p>
    <w:p w14:paraId="1B74A5BE" w14:textId="77777777" w:rsidR="00D90DBF" w:rsidRDefault="00D90DBF" w:rsidP="00D90DB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Libre de gluten.</w:t>
      </w:r>
    </w:p>
    <w:p w14:paraId="65072EA8" w14:textId="77777777" w:rsidR="00D90DBF" w:rsidRDefault="00D90DBF" w:rsidP="00D90DBF">
      <w:pPr>
        <w:pStyle w:val="Ttulo2"/>
        <w:pBdr>
          <w:bottom w:val="single" w:sz="6" w:space="0" w:color="E7E7E7"/>
        </w:pBdr>
        <w:shd w:val="clear" w:color="auto" w:fill="FFFFFF"/>
        <w:spacing w:before="0"/>
        <w:rPr>
          <w:rFonts w:ascii="Open Sans" w:hAnsi="Open Sans" w:cs="Open Sans"/>
          <w:caps/>
          <w:color w:val="222529"/>
          <w:spacing w:val="-11"/>
          <w:sz w:val="21"/>
          <w:szCs w:val="21"/>
        </w:rPr>
      </w:pPr>
      <w:r>
        <w:rPr>
          <w:rFonts w:ascii="Open Sans" w:hAnsi="Open Sans" w:cs="Open Sans"/>
          <w:caps/>
          <w:color w:val="222529"/>
          <w:spacing w:val="-11"/>
          <w:sz w:val="21"/>
          <w:szCs w:val="21"/>
        </w:rPr>
        <w:t>CÓMO TOMAR</w:t>
      </w:r>
    </w:p>
    <w:p w14:paraId="58171D98" w14:textId="77777777" w:rsidR="00D90DBF" w:rsidRDefault="00D90DBF" w:rsidP="00D90DBF">
      <w:pPr>
        <w:rPr>
          <w:noProof/>
        </w:rPr>
      </w:pPr>
    </w:p>
    <w:p w14:paraId="12E088B8" w14:textId="708057A5" w:rsidR="00D90DBF" w:rsidRDefault="00D90DBF" w:rsidP="00D90DBF">
      <w:pPr>
        <w:rPr>
          <w:noProof/>
        </w:rPr>
      </w:pPr>
      <w:r w:rsidRPr="00D90DBF">
        <w:drawing>
          <wp:anchor distT="0" distB="0" distL="114300" distR="114300" simplePos="0" relativeHeight="251659264" behindDoc="1" locked="0" layoutInCell="1" allowOverlap="1" wp14:anchorId="110A1727" wp14:editId="0191E645">
            <wp:simplePos x="0" y="0"/>
            <wp:positionH relativeFrom="column">
              <wp:posOffset>-2540</wp:posOffset>
            </wp:positionH>
            <wp:positionV relativeFrom="paragraph">
              <wp:posOffset>464820</wp:posOffset>
            </wp:positionV>
            <wp:extent cx="2193925" cy="2193925"/>
            <wp:effectExtent l="0" t="0" r="0" b="0"/>
            <wp:wrapTight wrapText="bothSides">
              <wp:wrapPolygon edited="0">
                <wp:start x="0" y="0"/>
                <wp:lineTo x="0" y="21381"/>
                <wp:lineTo x="21381" y="21381"/>
                <wp:lineTo x="21381" y="0"/>
                <wp:lineTo x="0" y="0"/>
              </wp:wrapPolygon>
            </wp:wrapTight>
            <wp:docPr id="1026" name="Picture 2" descr="Texto, Pizarra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5EC7BE6B-6597-4304-8F6E-23B78244D6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Texto, Pizarra&#10;&#10;Descripción generada automáticamente">
                      <a:extLst>
                        <a:ext uri="{FF2B5EF4-FFF2-40B4-BE49-F238E27FC236}">
                          <a16:creationId xmlns:a16="http://schemas.microsoft.com/office/drawing/2014/main" id="{5EC7BE6B-6597-4304-8F6E-23B78244D66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925" cy="219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186BC4" w14:textId="745F052D" w:rsidR="00D90DBF" w:rsidRDefault="00D90DBF" w:rsidP="00D90DBF">
      <w:r w:rsidRPr="00D90DBF">
        <w:drawing>
          <wp:anchor distT="0" distB="0" distL="114300" distR="114300" simplePos="0" relativeHeight="251658240" behindDoc="1" locked="0" layoutInCell="1" allowOverlap="1" wp14:anchorId="0C47D910" wp14:editId="69E42844">
            <wp:simplePos x="0" y="0"/>
            <wp:positionH relativeFrom="column">
              <wp:posOffset>2333353</wp:posOffset>
            </wp:positionH>
            <wp:positionV relativeFrom="paragraph">
              <wp:posOffset>176258</wp:posOffset>
            </wp:positionV>
            <wp:extent cx="2879090" cy="1462405"/>
            <wp:effectExtent l="0" t="0" r="0" b="4445"/>
            <wp:wrapTight wrapText="bothSides">
              <wp:wrapPolygon edited="0">
                <wp:start x="0" y="0"/>
                <wp:lineTo x="0" y="21384"/>
                <wp:lineTo x="21438" y="21384"/>
                <wp:lineTo x="21438" y="0"/>
                <wp:lineTo x="0" y="0"/>
              </wp:wrapPolygon>
            </wp:wrapTight>
            <wp:docPr id="1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abla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567852" w14:textId="51AF2984" w:rsidR="00D90DBF" w:rsidRPr="00D90DBF" w:rsidRDefault="00D90DBF" w:rsidP="00D90DBF"/>
    <w:p w14:paraId="47D8891D" w14:textId="59110768" w:rsidR="00D90DBF" w:rsidRPr="00D90DBF" w:rsidRDefault="00D90DBF" w:rsidP="00D90DBF"/>
    <w:p w14:paraId="7D5613DE" w14:textId="6A452BD9" w:rsidR="00D90DBF" w:rsidRPr="00D90DBF" w:rsidRDefault="00D90DBF" w:rsidP="00D90DBF"/>
    <w:p w14:paraId="7AB01BF0" w14:textId="21317B44" w:rsidR="00D90DBF" w:rsidRDefault="00D90DBF" w:rsidP="00D90DBF">
      <w:pPr>
        <w:jc w:val="center"/>
      </w:pPr>
    </w:p>
    <w:p w14:paraId="0252943B" w14:textId="350D5B93" w:rsidR="00D90DBF" w:rsidRDefault="00D90DBF" w:rsidP="00D90DBF">
      <w:pPr>
        <w:jc w:val="center"/>
      </w:pPr>
    </w:p>
    <w:p w14:paraId="5E817069" w14:textId="77777777" w:rsidR="00D90DBF" w:rsidRDefault="00D90DBF" w:rsidP="00D90DBF">
      <w:pPr>
        <w:pStyle w:val="Ttulo2"/>
        <w:shd w:val="clear" w:color="auto" w:fill="FFFFFF"/>
        <w:spacing w:before="0" w:after="30"/>
        <w:rPr>
          <w:color w:val="222529"/>
          <w:spacing w:val="-2"/>
        </w:rPr>
      </w:pPr>
      <w:r>
        <w:rPr>
          <w:color w:val="222529"/>
          <w:spacing w:val="-2"/>
        </w:rPr>
        <w:t>CARNIVOR PROTEIN</w:t>
      </w:r>
    </w:p>
    <w:p w14:paraId="26C2678E" w14:textId="77777777" w:rsidR="00D90DBF" w:rsidRDefault="00D90DBF" w:rsidP="00D90DBF">
      <w:pPr>
        <w:pStyle w:val="price"/>
        <w:shd w:val="clear" w:color="auto" w:fill="FFFFFF"/>
        <w:rPr>
          <w:rFonts w:ascii="Open Sans" w:hAnsi="Open Sans" w:cs="Open Sans"/>
          <w:b/>
          <w:bCs/>
          <w:color w:val="222529"/>
          <w:spacing w:val="-5"/>
        </w:rPr>
      </w:pPr>
      <w:del w:id="0" w:author="Unknown">
        <w:r>
          <w:rPr>
            <w:rStyle w:val="woocommerce-price-currencysymbol"/>
            <w:rFonts w:ascii="Open Sans" w:hAnsi="Open Sans" w:cs="Open Sans"/>
            <w:b/>
            <w:bCs/>
            <w:color w:val="A7A7A7"/>
            <w:sz w:val="19"/>
            <w:szCs w:val="19"/>
          </w:rPr>
          <w:delText>S/</w:delText>
        </w:r>
        <w:r>
          <w:rPr>
            <w:rStyle w:val="woocommerce-price-amount"/>
            <w:rFonts w:ascii="Open Sans" w:eastAsiaTheme="majorEastAsia" w:hAnsi="Open Sans" w:cs="Open Sans"/>
            <w:b/>
            <w:bCs/>
            <w:color w:val="A7A7A7"/>
            <w:sz w:val="19"/>
            <w:szCs w:val="19"/>
          </w:rPr>
          <w:delText>329.00</w:delText>
        </w:r>
      </w:del>
      <w:r>
        <w:rPr>
          <w:rFonts w:ascii="Open Sans" w:hAnsi="Open Sans" w:cs="Open Sans"/>
          <w:b/>
          <w:bCs/>
          <w:color w:val="222529"/>
          <w:spacing w:val="-5"/>
        </w:rPr>
        <w:t> </w:t>
      </w:r>
      <w:ins w:id="1" w:author="Unknown">
        <w:r>
          <w:rPr>
            <w:rStyle w:val="woocommerce-price-currencysymbol"/>
            <w:rFonts w:ascii="Open Sans" w:hAnsi="Open Sans" w:cs="Open Sans"/>
            <w:b/>
            <w:bCs/>
            <w:color w:val="222529"/>
            <w:spacing w:val="-5"/>
          </w:rPr>
          <w:t>S/</w:t>
        </w:r>
        <w:r>
          <w:rPr>
            <w:rStyle w:val="woocommerce-price-amount"/>
            <w:rFonts w:ascii="Open Sans" w:eastAsiaTheme="majorEastAsia" w:hAnsi="Open Sans" w:cs="Open Sans"/>
            <w:b/>
            <w:bCs/>
            <w:color w:val="222529"/>
            <w:spacing w:val="-5"/>
          </w:rPr>
          <w:t>299.00</w:t>
        </w:r>
      </w:ins>
    </w:p>
    <w:p w14:paraId="642D344E" w14:textId="77777777" w:rsidR="00D90DBF" w:rsidRPr="00D90DBF" w:rsidRDefault="00D90DBF" w:rsidP="00D90DBF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777777"/>
          <w:spacing w:val="-4"/>
          <w:sz w:val="27"/>
          <w:szCs w:val="27"/>
          <w:lang w:eastAsia="es-PE"/>
        </w:rPr>
      </w:pPr>
      <w:hyperlink r:id="rId10" w:history="1">
        <w:r w:rsidRPr="00D90DBF">
          <w:rPr>
            <w:rFonts w:ascii="Roboto" w:eastAsia="Times New Roman" w:hAnsi="Roboto" w:cs="Times New Roman"/>
            <w:b/>
            <w:bCs/>
            <w:color w:val="0088CC"/>
            <w:spacing w:val="-4"/>
            <w:sz w:val="27"/>
            <w:szCs w:val="27"/>
            <w:u w:val="single"/>
            <w:lang w:eastAsia="es-PE"/>
          </w:rPr>
          <w:t>MUSCLEMEDS</w:t>
        </w:r>
      </w:hyperlink>
    </w:p>
    <w:p w14:paraId="353C88DA" w14:textId="77777777" w:rsidR="00D90DBF" w:rsidRPr="00D90DBF" w:rsidRDefault="00D90DBF" w:rsidP="00D90DB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</w:pPr>
      <w:r w:rsidRPr="00D90DBF"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  <w:t>Proteína aislada de carne de vacuno.</w:t>
      </w:r>
    </w:p>
    <w:p w14:paraId="6E5AD7FA" w14:textId="77777777" w:rsidR="00D90DBF" w:rsidRPr="00D90DBF" w:rsidRDefault="00D90DBF" w:rsidP="00D90DB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</w:pPr>
      <w:r w:rsidRPr="00D90DBF"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  <w:t>23gr proteína.</w:t>
      </w:r>
    </w:p>
    <w:p w14:paraId="2E1C8849" w14:textId="77777777" w:rsidR="00D90DBF" w:rsidRPr="00D90DBF" w:rsidRDefault="00D90DBF" w:rsidP="00D90DB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</w:pPr>
      <w:r w:rsidRPr="00D90DBF"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  <w:t xml:space="preserve">Recargada con creatina y </w:t>
      </w:r>
      <w:proofErr w:type="spellStart"/>
      <w:r w:rsidRPr="00D90DBF"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  <w:t>BCAA’s</w:t>
      </w:r>
      <w:proofErr w:type="spellEnd"/>
      <w:r w:rsidRPr="00D90DBF"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  <w:t>.</w:t>
      </w:r>
    </w:p>
    <w:p w14:paraId="17A512BE" w14:textId="77777777" w:rsidR="00D90DBF" w:rsidRPr="00D90DBF" w:rsidRDefault="00D90DBF" w:rsidP="00D90DB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</w:pPr>
      <w:r w:rsidRPr="00D90DBF"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  <w:t>0 grasa.</w:t>
      </w:r>
    </w:p>
    <w:p w14:paraId="32CCBBAC" w14:textId="77777777" w:rsidR="00D90DBF" w:rsidRPr="00D90DBF" w:rsidRDefault="00D90DBF" w:rsidP="00D90DB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</w:pPr>
      <w:r w:rsidRPr="00D90DBF"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  <w:t>0 azúcar.</w:t>
      </w:r>
    </w:p>
    <w:p w14:paraId="7348753F" w14:textId="77777777" w:rsidR="00D90DBF" w:rsidRPr="00D90DBF" w:rsidRDefault="00D90DBF" w:rsidP="00D90DB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</w:pPr>
      <w:r w:rsidRPr="00D90DBF"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  <w:lastRenderedPageBreak/>
        <w:t>0 colesterol.</w:t>
      </w:r>
    </w:p>
    <w:p w14:paraId="3DC6E1D4" w14:textId="77777777" w:rsidR="00D90DBF" w:rsidRPr="00D90DBF" w:rsidRDefault="00D90DBF" w:rsidP="00D90DB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</w:pPr>
      <w:r w:rsidRPr="00D90DBF"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  <w:t>Libre de lactosa.</w:t>
      </w:r>
    </w:p>
    <w:p w14:paraId="11D26A3E" w14:textId="77777777" w:rsidR="00D90DBF" w:rsidRPr="00D90DBF" w:rsidRDefault="00D90DBF" w:rsidP="00D90DB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</w:pPr>
      <w:r w:rsidRPr="00D90DBF"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  <w:t>Libre de gluten.</w:t>
      </w:r>
    </w:p>
    <w:p w14:paraId="5C7EDC76" w14:textId="3EC31685" w:rsidR="00D90DBF" w:rsidRPr="00D90DBF" w:rsidRDefault="00D90DBF" w:rsidP="00D90DBF">
      <w:pPr>
        <w:jc w:val="center"/>
      </w:pPr>
      <w:r w:rsidRPr="00D90DBF">
        <w:drawing>
          <wp:inline distT="0" distB="0" distL="0" distR="0" wp14:anchorId="5D43AFFA" wp14:editId="08C2E47D">
            <wp:extent cx="1187476" cy="1819113"/>
            <wp:effectExtent l="0" t="0" r="0" b="0"/>
            <wp:docPr id="1028" name="Picture 4" descr="CARNIVOR Beef Protein Powder | 23g Hydrolyzed Beef Isolate Protein ...">
              <a:extLst xmlns:a="http://schemas.openxmlformats.org/drawingml/2006/main">
                <a:ext uri="{FF2B5EF4-FFF2-40B4-BE49-F238E27FC236}">
                  <a16:creationId xmlns:a16="http://schemas.microsoft.com/office/drawing/2014/main" id="{8EECBC9A-4BF4-4337-A8C3-351371C39B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CARNIVOR Beef Protein Powder | 23g Hydrolyzed Beef Isolate Protein ...">
                      <a:extLst>
                        <a:ext uri="{FF2B5EF4-FFF2-40B4-BE49-F238E27FC236}">
                          <a16:creationId xmlns:a16="http://schemas.microsoft.com/office/drawing/2014/main" id="{8EECBC9A-4BF4-4337-A8C3-351371C39B8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737" cy="18241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90DBF">
        <w:drawing>
          <wp:inline distT="0" distB="0" distL="0" distR="0" wp14:anchorId="1521ADED" wp14:editId="2147AA99">
            <wp:extent cx="1866900" cy="1866900"/>
            <wp:effectExtent l="0" t="0" r="0" b="0"/>
            <wp:docPr id="1030" name="Picture 6" descr="Tabla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A39FBE53-1EDB-4281-8297-A874E7F546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 descr="Tabla&#10;&#10;Descripción generada automáticamente">
                      <a:extLst>
                        <a:ext uri="{FF2B5EF4-FFF2-40B4-BE49-F238E27FC236}">
                          <a16:creationId xmlns:a16="http://schemas.microsoft.com/office/drawing/2014/main" id="{A39FBE53-1EDB-4281-8297-A874E7F546D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90DBF">
        <w:t xml:space="preserve"> </w:t>
      </w:r>
    </w:p>
    <w:p w14:paraId="3EBDD0E6" w14:textId="1303E19F" w:rsidR="00D90DBF" w:rsidRPr="00D90DBF" w:rsidRDefault="00D90DBF" w:rsidP="00D90DBF"/>
    <w:p w14:paraId="16F350FA" w14:textId="0F7653DA" w:rsidR="00D90DBF" w:rsidRPr="00D90DBF" w:rsidRDefault="00D90DBF" w:rsidP="00D90DBF"/>
    <w:p w14:paraId="135E910F" w14:textId="77777777" w:rsidR="00D90DBF" w:rsidRDefault="00D90DBF" w:rsidP="00D90DBF">
      <w:pPr>
        <w:pStyle w:val="Ttulo2"/>
        <w:shd w:val="clear" w:color="auto" w:fill="FFFFFF"/>
        <w:spacing w:before="0" w:after="30"/>
        <w:rPr>
          <w:color w:val="222529"/>
          <w:spacing w:val="-2"/>
        </w:rPr>
      </w:pPr>
      <w:r>
        <w:rPr>
          <w:color w:val="222529"/>
          <w:spacing w:val="-2"/>
        </w:rPr>
        <w:t>CLASSIC WHEY</w:t>
      </w:r>
    </w:p>
    <w:p w14:paraId="2DEFB9B4" w14:textId="77777777" w:rsidR="00D90DBF" w:rsidRDefault="00D90DBF" w:rsidP="00D90DBF">
      <w:pPr>
        <w:pStyle w:val="price"/>
        <w:shd w:val="clear" w:color="auto" w:fill="FFFFFF"/>
        <w:rPr>
          <w:rFonts w:ascii="Open Sans" w:hAnsi="Open Sans" w:cs="Open Sans"/>
          <w:b/>
          <w:bCs/>
          <w:color w:val="222529"/>
          <w:spacing w:val="-5"/>
        </w:rPr>
      </w:pPr>
      <w:r>
        <w:rPr>
          <w:rStyle w:val="woocommerce-price-currencysymbol"/>
          <w:rFonts w:ascii="Open Sans" w:hAnsi="Open Sans" w:cs="Open Sans"/>
          <w:b/>
          <w:bCs/>
          <w:color w:val="222529"/>
          <w:spacing w:val="-5"/>
        </w:rPr>
        <w:t>S/</w:t>
      </w:r>
      <w:r>
        <w:rPr>
          <w:rStyle w:val="woocommerce-price-amount"/>
          <w:rFonts w:ascii="Open Sans" w:eastAsiaTheme="majorEastAsia" w:hAnsi="Open Sans" w:cs="Open Sans"/>
          <w:b/>
          <w:bCs/>
          <w:color w:val="222529"/>
          <w:spacing w:val="-5"/>
        </w:rPr>
        <w:t>169.00</w:t>
      </w:r>
      <w:r>
        <w:rPr>
          <w:rFonts w:ascii="Open Sans" w:hAnsi="Open Sans" w:cs="Open Sans"/>
          <w:b/>
          <w:bCs/>
          <w:color w:val="222529"/>
          <w:spacing w:val="-5"/>
        </w:rPr>
        <w:t> – </w:t>
      </w:r>
      <w:r>
        <w:rPr>
          <w:rStyle w:val="woocommerce-price-currencysymbol"/>
          <w:rFonts w:ascii="Open Sans" w:hAnsi="Open Sans" w:cs="Open Sans"/>
          <w:b/>
          <w:bCs/>
          <w:color w:val="222529"/>
          <w:spacing w:val="-5"/>
        </w:rPr>
        <w:t>S/</w:t>
      </w:r>
      <w:r>
        <w:rPr>
          <w:rStyle w:val="woocommerce-price-amount"/>
          <w:rFonts w:ascii="Open Sans" w:eastAsiaTheme="majorEastAsia" w:hAnsi="Open Sans" w:cs="Open Sans"/>
          <w:b/>
          <w:bCs/>
          <w:color w:val="222529"/>
          <w:spacing w:val="-5"/>
        </w:rPr>
        <w:t>299.00</w:t>
      </w:r>
    </w:p>
    <w:p w14:paraId="0D722389" w14:textId="77777777" w:rsidR="00D90DBF" w:rsidRPr="00D90DBF" w:rsidRDefault="00D90DBF" w:rsidP="00D90DBF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777777"/>
          <w:spacing w:val="-4"/>
          <w:sz w:val="27"/>
          <w:szCs w:val="27"/>
          <w:lang w:eastAsia="es-PE"/>
        </w:rPr>
      </w:pPr>
      <w:hyperlink r:id="rId13" w:history="1">
        <w:r w:rsidRPr="00D90DBF">
          <w:rPr>
            <w:rFonts w:ascii="Roboto" w:eastAsia="Times New Roman" w:hAnsi="Roboto" w:cs="Times New Roman"/>
            <w:b/>
            <w:bCs/>
            <w:color w:val="0088CC"/>
            <w:spacing w:val="-4"/>
            <w:sz w:val="27"/>
            <w:szCs w:val="27"/>
            <w:lang w:eastAsia="es-PE"/>
          </w:rPr>
          <w:t>NUTRABIO</w:t>
        </w:r>
      </w:hyperlink>
    </w:p>
    <w:p w14:paraId="6EC9E9DA" w14:textId="77777777" w:rsidR="00D90DBF" w:rsidRPr="00D90DBF" w:rsidRDefault="00D90DBF" w:rsidP="00D90DB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</w:pPr>
      <w:r w:rsidRPr="00D90DBF"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  <w:t>25gr de suero concentrado de la más alta calidad.</w:t>
      </w:r>
    </w:p>
    <w:p w14:paraId="531D3B0B" w14:textId="77777777" w:rsidR="00D90DBF" w:rsidRPr="00D90DBF" w:rsidRDefault="00D90DBF" w:rsidP="00D90DB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</w:pPr>
      <w:r w:rsidRPr="00D90DBF"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  <w:t>Perfil completo de 23gr de aminoácidos.</w:t>
      </w:r>
    </w:p>
    <w:p w14:paraId="236EEFBC" w14:textId="77777777" w:rsidR="00D90DBF" w:rsidRPr="00D90DBF" w:rsidRDefault="00D90DBF" w:rsidP="00D90DB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</w:pPr>
      <w:r w:rsidRPr="00D90DBF"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  <w:t>Apoya el crecimiento muscular.</w:t>
      </w:r>
    </w:p>
    <w:p w14:paraId="71EFD7DC" w14:textId="77777777" w:rsidR="00D90DBF" w:rsidRPr="00D90DBF" w:rsidRDefault="00D90DBF" w:rsidP="00D90DB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</w:pPr>
      <w:r w:rsidRPr="00D90DBF"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  <w:t>Preserva la masa magra.</w:t>
      </w:r>
    </w:p>
    <w:p w14:paraId="19390797" w14:textId="1F67B37C" w:rsidR="00D90DBF" w:rsidRPr="00D90DBF" w:rsidRDefault="00D90DBF" w:rsidP="00D90DB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</w:pPr>
      <w:r w:rsidRPr="00D90DBF"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  <w:t>Baja en carbohidratos, grasas y azúcares.</w:t>
      </w:r>
    </w:p>
    <w:p w14:paraId="3BE4D84A" w14:textId="11ADFA62" w:rsidR="00D90DBF" w:rsidRPr="00D90DBF" w:rsidRDefault="00D90DBF" w:rsidP="00D90DB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</w:pPr>
      <w:r w:rsidRPr="00D90DBF">
        <w:rPr>
          <w:rFonts w:ascii="Roboto" w:eastAsia="Times New Roman" w:hAnsi="Roboto" w:cs="Times New Roman"/>
          <w:color w:val="777777"/>
          <w:sz w:val="21"/>
          <w:szCs w:val="21"/>
          <w:lang w:eastAsia="es-PE"/>
        </w:rPr>
        <w:t>Libre de gluten.</w:t>
      </w:r>
    </w:p>
    <w:p w14:paraId="497B7B2E" w14:textId="5823EF62" w:rsidR="00D90DBF" w:rsidRDefault="0061160C" w:rsidP="00D90DBF">
      <w:r w:rsidRPr="0061160C">
        <w:drawing>
          <wp:anchor distT="0" distB="0" distL="114300" distR="114300" simplePos="0" relativeHeight="251678720" behindDoc="0" locked="0" layoutInCell="1" allowOverlap="1" wp14:anchorId="2EF39D86" wp14:editId="24A66345">
            <wp:simplePos x="0" y="0"/>
            <wp:positionH relativeFrom="column">
              <wp:posOffset>2872740</wp:posOffset>
            </wp:positionH>
            <wp:positionV relativeFrom="paragraph">
              <wp:posOffset>75565</wp:posOffset>
            </wp:positionV>
            <wp:extent cx="2768805" cy="2766851"/>
            <wp:effectExtent l="0" t="0" r="0" b="0"/>
            <wp:wrapNone/>
            <wp:docPr id="1054" name="Picture 30" descr="Tabla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8F530957-CD94-40EF-B2BF-A8B66642EF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Picture 30" descr="Tabla&#10;&#10;Descripción generada automáticamente">
                      <a:extLst>
                        <a:ext uri="{FF2B5EF4-FFF2-40B4-BE49-F238E27FC236}">
                          <a16:creationId xmlns:a16="http://schemas.microsoft.com/office/drawing/2014/main" id="{8F530957-CD94-40EF-B2BF-A8B66642EF9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805" cy="2766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160C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C9BD16" wp14:editId="4A679F07">
                <wp:simplePos x="0" y="0"/>
                <wp:positionH relativeFrom="column">
                  <wp:posOffset>3429000</wp:posOffset>
                </wp:positionH>
                <wp:positionV relativeFrom="paragraph">
                  <wp:posOffset>3429000</wp:posOffset>
                </wp:positionV>
                <wp:extent cx="304800" cy="304800"/>
                <wp:effectExtent l="0" t="0" r="0" b="0"/>
                <wp:wrapNone/>
                <wp:docPr id="2" name="AutoShape 14" descr="NutraBio® Classic Whey - Chocolate Milkshake | GNC"/>
                <wp:cNvGraphicFramePr xmlns:a="http://schemas.openxmlformats.org/drawingml/2006/main"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782478" id="AutoShape 14" o:spid="_x0000_s1026" alt="NutraBio® Classic Whey - Chocolate Milkshake | GNC" style="position:absolute;margin-left:270pt;margin-top:270pt;width:24pt;height:2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" filled="f" stroked="f">
                <o:lock v:ext="edit" aspectratio="t"/>
              </v:rect>
            </w:pict>
          </mc:Fallback>
        </mc:AlternateContent>
      </w:r>
      <w:r w:rsidRPr="0061160C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4CA591" wp14:editId="0B784CDF">
                <wp:simplePos x="0" y="0"/>
                <wp:positionH relativeFrom="column">
                  <wp:posOffset>3581400</wp:posOffset>
                </wp:positionH>
                <wp:positionV relativeFrom="paragraph">
                  <wp:posOffset>3581400</wp:posOffset>
                </wp:positionV>
                <wp:extent cx="304800" cy="304800"/>
                <wp:effectExtent l="0" t="0" r="0" b="0"/>
                <wp:wrapNone/>
                <wp:docPr id="3" name="AutoShape 16" descr="NutraBio® Classic Whey - Chocolate Milkshake | GNC"/>
                <wp:cNvGraphicFramePr xmlns:a="http://schemas.openxmlformats.org/drawingml/2006/main"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F8DE50" id="AutoShape 16" o:spid="_x0000_s1026" alt="NutraBio® Classic Whey - Chocolate Milkshake | GNC" style="position:absolute;margin-left:282pt;margin-top:282pt;width:24pt;height:2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" filled="f" stroked="f">
                <o:lock v:ext="edit" aspectratio="t"/>
              </v:rect>
            </w:pict>
          </mc:Fallback>
        </mc:AlternateContent>
      </w:r>
      <w:r w:rsidRPr="0061160C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29CC66" wp14:editId="5B93202C">
                <wp:simplePos x="0" y="0"/>
                <wp:positionH relativeFrom="column">
                  <wp:posOffset>3733800</wp:posOffset>
                </wp:positionH>
                <wp:positionV relativeFrom="paragraph">
                  <wp:posOffset>3733800</wp:posOffset>
                </wp:positionV>
                <wp:extent cx="304800" cy="304800"/>
                <wp:effectExtent l="0" t="0" r="0" b="0"/>
                <wp:wrapNone/>
                <wp:docPr id="4" name="AutoShape 18" descr="NutraBio® Classic Whey - Chocolate Milkshake | GNC"/>
                <wp:cNvGraphicFramePr xmlns:a="http://schemas.openxmlformats.org/drawingml/2006/main"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2C049" id="AutoShape 18" o:spid="_x0000_s1026" alt="NutraBio® Classic Whey - Chocolate Milkshake | GNC" style="position:absolute;margin-left:294pt;margin-top:294pt;width:24pt;height:2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" filled="f" stroked="f">
                <o:lock v:ext="edit" aspectratio="t"/>
              </v:rect>
            </w:pict>
          </mc:Fallback>
        </mc:AlternateContent>
      </w:r>
      <w:r w:rsidRPr="0061160C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461DE3" wp14:editId="3AF56881">
                <wp:simplePos x="0" y="0"/>
                <wp:positionH relativeFrom="column">
                  <wp:posOffset>3886200</wp:posOffset>
                </wp:positionH>
                <wp:positionV relativeFrom="paragraph">
                  <wp:posOffset>3886200</wp:posOffset>
                </wp:positionV>
                <wp:extent cx="304800" cy="304800"/>
                <wp:effectExtent l="0" t="0" r="0" b="0"/>
                <wp:wrapNone/>
                <wp:docPr id="5" name="AutoShape 20" descr="NutraBio® Classic Whey - Chocolate Milkshake | GNC"/>
                <wp:cNvGraphicFramePr xmlns:a="http://schemas.openxmlformats.org/drawingml/2006/main"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BCAD3" id="AutoShape 20" o:spid="_x0000_s1026" alt="NutraBio® Classic Whey - Chocolate Milkshake | GNC" style="position:absolute;margin-left:306pt;margin-top:306pt;width:24pt;height:2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" filled="f" stroked="f">
                <o:lock v:ext="edit" aspectratio="t"/>
              </v:rect>
            </w:pict>
          </mc:Fallback>
        </mc:AlternateContent>
      </w:r>
      <w:r w:rsidRPr="0061160C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B6EAF0" wp14:editId="4B5FDD5E">
                <wp:simplePos x="0" y="0"/>
                <wp:positionH relativeFrom="column">
                  <wp:posOffset>4038600</wp:posOffset>
                </wp:positionH>
                <wp:positionV relativeFrom="paragraph">
                  <wp:posOffset>4038600</wp:posOffset>
                </wp:positionV>
                <wp:extent cx="304800" cy="304800"/>
                <wp:effectExtent l="0" t="0" r="0" b="0"/>
                <wp:wrapNone/>
                <wp:docPr id="6" name="AutoShape 22" descr="NutraBio® Classic Whey - Chocolate Milkshake | GNC"/>
                <wp:cNvGraphicFramePr xmlns:a="http://schemas.openxmlformats.org/drawingml/2006/main"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19C3EB" id="AutoShape 22" o:spid="_x0000_s1026" alt="NutraBio® Classic Whey - Chocolate Milkshake | GNC" style="position:absolute;margin-left:318pt;margin-top:318pt;width:24pt;height:2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" filled="f" stroked="f">
                <o:lock v:ext="edit" aspectratio="t"/>
              </v:rect>
            </w:pict>
          </mc:Fallback>
        </mc:AlternateContent>
      </w:r>
      <w:r w:rsidRPr="0061160C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BC3372" wp14:editId="4A0E5D27">
                <wp:simplePos x="0" y="0"/>
                <wp:positionH relativeFrom="column">
                  <wp:posOffset>4191000</wp:posOffset>
                </wp:positionH>
                <wp:positionV relativeFrom="paragraph">
                  <wp:posOffset>4191000</wp:posOffset>
                </wp:positionV>
                <wp:extent cx="304800" cy="304800"/>
                <wp:effectExtent l="0" t="0" r="0" b="0"/>
                <wp:wrapNone/>
                <wp:docPr id="14" name="AutoShape 24" descr="NutraBio® Classic Whey - Chocolate Milkshake | GNC"/>
                <wp:cNvGraphicFramePr xmlns:a="http://schemas.openxmlformats.org/drawingml/2006/main"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4937CE" id="AutoShape 24" o:spid="_x0000_s1026" alt="NutraBio® Classic Whey - Chocolate Milkshake | GNC" style="position:absolute;margin-left:330pt;margin-top:330pt;width:24pt;height:2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" filled="f" stroked="f">
                <o:lock v:ext="edit" aspectratio="t"/>
              </v:rect>
            </w:pict>
          </mc:Fallback>
        </mc:AlternateContent>
      </w:r>
      <w:r w:rsidRPr="0061160C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18789C" wp14:editId="563910B1">
                <wp:simplePos x="0" y="0"/>
                <wp:positionH relativeFrom="column">
                  <wp:posOffset>4343400</wp:posOffset>
                </wp:positionH>
                <wp:positionV relativeFrom="paragraph">
                  <wp:posOffset>4343400</wp:posOffset>
                </wp:positionV>
                <wp:extent cx="304800" cy="304800"/>
                <wp:effectExtent l="0" t="0" r="0" b="0"/>
                <wp:wrapNone/>
                <wp:docPr id="15" name="AutoShape 26" descr="NutraBio® Classic Whey - Chocolate Milkshake | GNC"/>
                <wp:cNvGraphicFramePr xmlns:a="http://schemas.openxmlformats.org/drawingml/2006/main"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F2AC8E" id="AutoShape 26" o:spid="_x0000_s1026" alt="NutraBio® Classic Whey - Chocolate Milkshake | GNC" style="position:absolute;margin-left:342pt;margin-top:342pt;width:24pt;height:2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" filled="f" stroked="f">
                <o:lock v:ext="edit" aspectratio="t"/>
              </v:rect>
            </w:pict>
          </mc:Fallback>
        </mc:AlternateContent>
      </w:r>
      <w:r w:rsidRPr="0061160C">
        <w:t xml:space="preserve"> </w:t>
      </w:r>
      <w:r w:rsidRPr="0061160C">
        <w:drawing>
          <wp:anchor distT="0" distB="0" distL="114300" distR="114300" simplePos="0" relativeHeight="251668480" behindDoc="1" locked="0" layoutInCell="1" allowOverlap="1" wp14:anchorId="013C72B5" wp14:editId="59B049F3">
            <wp:simplePos x="0" y="0"/>
            <wp:positionH relativeFrom="column">
              <wp:posOffset>72390</wp:posOffset>
            </wp:positionH>
            <wp:positionV relativeFrom="paragraph">
              <wp:posOffset>73025</wp:posOffset>
            </wp:positionV>
            <wp:extent cx="2685415" cy="2685415"/>
            <wp:effectExtent l="0" t="0" r="635" b="635"/>
            <wp:wrapTight wrapText="bothSides">
              <wp:wrapPolygon edited="0">
                <wp:start x="0" y="0"/>
                <wp:lineTo x="0" y="21452"/>
                <wp:lineTo x="21452" y="21452"/>
                <wp:lineTo x="21452" y="0"/>
                <wp:lineTo x="0" y="0"/>
              </wp:wrapPolygon>
            </wp:wrapTight>
            <wp:docPr id="1052" name="Picture 28" descr="Classic Whey - Chocolate Milkshake (27 Servings)">
              <a:extLst xmlns:a="http://schemas.openxmlformats.org/drawingml/2006/main">
                <a:ext uri="{FF2B5EF4-FFF2-40B4-BE49-F238E27FC236}">
                  <a16:creationId xmlns:a16="http://schemas.microsoft.com/office/drawing/2014/main" id="{B59B51E7-2A25-4F66-8E66-949F1A86D2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Picture 28" descr="Classic Whey - Chocolate Milkshake (27 Servings)">
                      <a:extLst>
                        <a:ext uri="{FF2B5EF4-FFF2-40B4-BE49-F238E27FC236}">
                          <a16:creationId xmlns:a16="http://schemas.microsoft.com/office/drawing/2014/main" id="{B59B51E7-2A25-4F66-8E66-949F1A86D2E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415" cy="2685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160C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5162A9" wp14:editId="334E6366">
                <wp:simplePos x="0" y="0"/>
                <wp:positionH relativeFrom="column">
                  <wp:posOffset>3555834</wp:posOffset>
                </wp:positionH>
                <wp:positionV relativeFrom="paragraph">
                  <wp:posOffset>3559009</wp:posOffset>
                </wp:positionV>
                <wp:extent cx="174156" cy="174156"/>
                <wp:effectExtent l="0" t="0" r="0" b="0"/>
                <wp:wrapNone/>
                <wp:docPr id="7" name="AutoShape 14" descr="NutraBio® Classic Whey - Chocolate Milkshake | GNC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B77753-3D1E-417F-9938-62B59B6BE02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4156" cy="17415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5E636" id="AutoShape 14" o:spid="_x0000_s1026" alt="NutraBio® Classic Whey - Chocolate Milkshake | GNC" style="position:absolute;margin-left:280pt;margin-top:280.25pt;width:13.7pt;height:13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" filled="f" stroked="f">
                <o:lock v:ext="edit" aspectratio="t"/>
              </v:rect>
            </w:pict>
          </mc:Fallback>
        </mc:AlternateContent>
      </w:r>
      <w:r w:rsidRPr="0061160C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40482A" wp14:editId="61481BD7">
                <wp:simplePos x="0" y="0"/>
                <wp:positionH relativeFrom="column">
                  <wp:posOffset>3708234</wp:posOffset>
                </wp:positionH>
                <wp:positionV relativeFrom="paragraph">
                  <wp:posOffset>3711409</wp:posOffset>
                </wp:positionV>
                <wp:extent cx="174156" cy="174156"/>
                <wp:effectExtent l="0" t="0" r="0" b="0"/>
                <wp:wrapNone/>
                <wp:docPr id="8" name="AutoShape 16" descr="NutraBio® Classic Whey - Chocolate Milkshake | GNC">
                  <a:extLst xmlns:a="http://schemas.openxmlformats.org/drawingml/2006/main">
                    <a:ext uri="{FF2B5EF4-FFF2-40B4-BE49-F238E27FC236}">
                      <a16:creationId xmlns:a16="http://schemas.microsoft.com/office/drawing/2014/main" id="{8CAED155-DF0D-48C7-85C9-BB2D562F767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4156" cy="17415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2D7891" id="AutoShape 16" o:spid="_x0000_s1026" alt="NutraBio® Classic Whey - Chocolate Milkshake | GNC" style="position:absolute;margin-left:292pt;margin-top:292.25pt;width:13.7pt;height:13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" filled="f" stroked="f">
                <o:lock v:ext="edit" aspectratio="t"/>
              </v:rect>
            </w:pict>
          </mc:Fallback>
        </mc:AlternateContent>
      </w:r>
      <w:r w:rsidRPr="0061160C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8EBE84" wp14:editId="2660F481">
                <wp:simplePos x="0" y="0"/>
                <wp:positionH relativeFrom="column">
                  <wp:posOffset>3860634</wp:posOffset>
                </wp:positionH>
                <wp:positionV relativeFrom="paragraph">
                  <wp:posOffset>3863809</wp:posOffset>
                </wp:positionV>
                <wp:extent cx="174156" cy="174156"/>
                <wp:effectExtent l="0" t="0" r="0" b="0"/>
                <wp:wrapNone/>
                <wp:docPr id="9" name="AutoShape 18" descr="NutraBio® Classic Whey - Chocolate Milkshake | GNC">
                  <a:extLst xmlns:a="http://schemas.openxmlformats.org/drawingml/2006/main">
                    <a:ext uri="{FF2B5EF4-FFF2-40B4-BE49-F238E27FC236}">
                      <a16:creationId xmlns:a16="http://schemas.microsoft.com/office/drawing/2014/main" id="{4E2D9BA9-C8AD-4144-977D-53F48476F59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4156" cy="17415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7B0C6" id="AutoShape 18" o:spid="_x0000_s1026" alt="NutraBio® Classic Whey - Chocolate Milkshake | GNC" style="position:absolute;margin-left:304pt;margin-top:304.25pt;width:13.7pt;height:13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" filled="f" stroked="f">
                <o:lock v:ext="edit" aspectratio="t"/>
              </v:rect>
            </w:pict>
          </mc:Fallback>
        </mc:AlternateContent>
      </w:r>
      <w:r w:rsidRPr="0061160C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F67270" wp14:editId="7090B3D4">
                <wp:simplePos x="0" y="0"/>
                <wp:positionH relativeFrom="column">
                  <wp:posOffset>4013034</wp:posOffset>
                </wp:positionH>
                <wp:positionV relativeFrom="paragraph">
                  <wp:posOffset>4016209</wp:posOffset>
                </wp:positionV>
                <wp:extent cx="174156" cy="174156"/>
                <wp:effectExtent l="0" t="0" r="0" b="0"/>
                <wp:wrapNone/>
                <wp:docPr id="10" name="AutoShape 20" descr="NutraBio® Classic Whey - Chocolate Milkshake | GNC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941057-B01C-443F-880A-22CED5B6264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4156" cy="17415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688236" id="AutoShape 20" o:spid="_x0000_s1026" alt="NutraBio® Classic Whey - Chocolate Milkshake | GNC" style="position:absolute;margin-left:316pt;margin-top:316.25pt;width:13.7pt;height:13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" filled="f" stroked="f">
                <o:lock v:ext="edit" aspectratio="t"/>
              </v:rect>
            </w:pict>
          </mc:Fallback>
        </mc:AlternateContent>
      </w:r>
      <w:r w:rsidRPr="0061160C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647937" wp14:editId="7A4FCA57">
                <wp:simplePos x="0" y="0"/>
                <wp:positionH relativeFrom="column">
                  <wp:posOffset>4165434</wp:posOffset>
                </wp:positionH>
                <wp:positionV relativeFrom="paragraph">
                  <wp:posOffset>4168609</wp:posOffset>
                </wp:positionV>
                <wp:extent cx="174156" cy="174156"/>
                <wp:effectExtent l="0" t="0" r="0" b="0"/>
                <wp:wrapNone/>
                <wp:docPr id="11" name="AutoShape 22" descr="NutraBio® Classic Whey - Chocolate Milkshake | GNC">
                  <a:extLst xmlns:a="http://schemas.openxmlformats.org/drawingml/2006/main">
                    <a:ext uri="{FF2B5EF4-FFF2-40B4-BE49-F238E27FC236}">
                      <a16:creationId xmlns:a16="http://schemas.microsoft.com/office/drawing/2014/main" id="{BE987FEB-56E1-4027-8F11-DCA2CB91E83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4156" cy="17415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135CD" id="AutoShape 22" o:spid="_x0000_s1026" alt="NutraBio® Classic Whey - Chocolate Milkshake | GNC" style="position:absolute;margin-left:328pt;margin-top:328.25pt;width:13.7pt;height:13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" filled="f" stroked="f">
                <o:lock v:ext="edit" aspectratio="t"/>
              </v:rect>
            </w:pict>
          </mc:Fallback>
        </mc:AlternateContent>
      </w:r>
      <w:r w:rsidRPr="0061160C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4A5612" wp14:editId="62127566">
                <wp:simplePos x="0" y="0"/>
                <wp:positionH relativeFrom="column">
                  <wp:posOffset>4317834</wp:posOffset>
                </wp:positionH>
                <wp:positionV relativeFrom="paragraph">
                  <wp:posOffset>4321009</wp:posOffset>
                </wp:positionV>
                <wp:extent cx="174156" cy="174156"/>
                <wp:effectExtent l="0" t="0" r="0" b="0"/>
                <wp:wrapNone/>
                <wp:docPr id="12" name="AutoShape 24" descr="NutraBio® Classic Whey - Chocolate Milkshake | GNC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A92C89-5A57-489F-A481-FC8ED91540E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4156" cy="17415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7ADBC" id="AutoShape 24" o:spid="_x0000_s1026" alt="NutraBio® Classic Whey - Chocolate Milkshake | GNC" style="position:absolute;margin-left:340pt;margin-top:340.25pt;width:13.7pt;height:13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" filled="f" stroked="f">
                <o:lock v:ext="edit" aspectratio="t"/>
              </v:rect>
            </w:pict>
          </mc:Fallback>
        </mc:AlternateContent>
      </w:r>
      <w:r w:rsidRPr="0061160C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1FC003" wp14:editId="18875F63">
                <wp:simplePos x="0" y="0"/>
                <wp:positionH relativeFrom="column">
                  <wp:posOffset>4470234</wp:posOffset>
                </wp:positionH>
                <wp:positionV relativeFrom="paragraph">
                  <wp:posOffset>4473409</wp:posOffset>
                </wp:positionV>
                <wp:extent cx="174156" cy="174156"/>
                <wp:effectExtent l="0" t="0" r="0" b="0"/>
                <wp:wrapNone/>
                <wp:docPr id="13" name="AutoShape 26" descr="NutraBio® Classic Whey - Chocolate Milkshake | GNC">
                  <a:extLst xmlns:a="http://schemas.openxmlformats.org/drawingml/2006/main">
                    <a:ext uri="{FF2B5EF4-FFF2-40B4-BE49-F238E27FC236}">
                      <a16:creationId xmlns:a16="http://schemas.microsoft.com/office/drawing/2014/main" id="{70551715-2321-4098-98BC-11268E47AB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4156" cy="17415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309F8" id="AutoShape 26" o:spid="_x0000_s1026" alt="NutraBio® Classic Whey - Chocolate Milkshake | GNC" style="position:absolute;margin-left:352pt;margin-top:352.25pt;width:13.7pt;height:13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" filled="f" stroked="f">
                <o:lock v:ext="edit" aspectratio="t"/>
              </v:rect>
            </w:pict>
          </mc:Fallback>
        </mc:AlternateContent>
      </w:r>
    </w:p>
    <w:p w14:paraId="75A3728B" w14:textId="0CAC9D7F" w:rsidR="0061160C" w:rsidRPr="0061160C" w:rsidRDefault="0061160C" w:rsidP="0061160C"/>
    <w:p w14:paraId="5522D5B2" w14:textId="346CEF39" w:rsidR="0061160C" w:rsidRPr="0061160C" w:rsidRDefault="0061160C" w:rsidP="0061160C"/>
    <w:p w14:paraId="52222437" w14:textId="02D428E7" w:rsidR="0061160C" w:rsidRPr="0061160C" w:rsidRDefault="0061160C" w:rsidP="0061160C"/>
    <w:p w14:paraId="2031CE02" w14:textId="31B8DD06" w:rsidR="0061160C" w:rsidRPr="0061160C" w:rsidRDefault="0061160C" w:rsidP="0061160C"/>
    <w:p w14:paraId="1C0405CD" w14:textId="615F3C0C" w:rsidR="0061160C" w:rsidRPr="0061160C" w:rsidRDefault="0061160C" w:rsidP="0061160C"/>
    <w:p w14:paraId="1D8F8981" w14:textId="269AD7FB" w:rsidR="0061160C" w:rsidRPr="0061160C" w:rsidRDefault="0061160C" w:rsidP="0061160C"/>
    <w:p w14:paraId="1D5C81EA" w14:textId="00F0BDA9" w:rsidR="0061160C" w:rsidRDefault="0061160C" w:rsidP="0061160C"/>
    <w:p w14:paraId="2EA8B318" w14:textId="18EB6A20" w:rsidR="0061160C" w:rsidRDefault="0061160C" w:rsidP="0061160C"/>
    <w:p w14:paraId="1A531AC4" w14:textId="013697D4" w:rsidR="0061160C" w:rsidRDefault="0061160C" w:rsidP="0061160C"/>
    <w:p w14:paraId="266B47D8" w14:textId="7CAFDE8E" w:rsidR="0061160C" w:rsidRDefault="0061160C" w:rsidP="0061160C"/>
    <w:p w14:paraId="01F9DA50" w14:textId="6065B4EF" w:rsidR="0061160C" w:rsidRDefault="0061160C" w:rsidP="0061160C">
      <w:r>
        <w:t>CREATINAS</w:t>
      </w:r>
    </w:p>
    <w:p w14:paraId="08E20348" w14:textId="77777777" w:rsidR="0061160C" w:rsidRDefault="0061160C" w:rsidP="0061160C">
      <w:pPr>
        <w:pStyle w:val="Ttulo2"/>
        <w:shd w:val="clear" w:color="auto" w:fill="FFFFFF"/>
        <w:spacing w:before="0" w:after="30"/>
        <w:rPr>
          <w:color w:val="222529"/>
          <w:spacing w:val="-2"/>
        </w:rPr>
      </w:pPr>
      <w:r>
        <w:rPr>
          <w:color w:val="222529"/>
          <w:spacing w:val="-2"/>
        </w:rPr>
        <w:t>CREATINA DORIAN YATES</w:t>
      </w:r>
    </w:p>
    <w:p w14:paraId="61A4A99C" w14:textId="5782A6AC" w:rsidR="0061160C" w:rsidRDefault="0061160C" w:rsidP="0061160C">
      <w:pPr>
        <w:pStyle w:val="price"/>
        <w:shd w:val="clear" w:color="auto" w:fill="FFFFFF"/>
        <w:rPr>
          <w:rFonts w:ascii="Open Sans" w:hAnsi="Open Sans" w:cs="Open Sans"/>
          <w:b/>
          <w:bCs/>
          <w:color w:val="222529"/>
          <w:spacing w:val="-5"/>
        </w:rPr>
      </w:pPr>
      <w:r>
        <w:rPr>
          <w:rStyle w:val="woocommerce-price-currencysymbol"/>
          <w:rFonts w:ascii="Open Sans" w:hAnsi="Open Sans" w:cs="Open Sans"/>
          <w:b/>
          <w:bCs/>
          <w:color w:val="222529"/>
          <w:spacing w:val="-5"/>
        </w:rPr>
        <w:t>S/</w:t>
      </w:r>
      <w:r>
        <w:rPr>
          <w:rStyle w:val="woocommerce-price-amount"/>
          <w:rFonts w:ascii="Open Sans" w:eastAsiaTheme="majorEastAsia" w:hAnsi="Open Sans" w:cs="Open Sans"/>
          <w:b/>
          <w:bCs/>
          <w:color w:val="222529"/>
          <w:spacing w:val="-5"/>
        </w:rPr>
        <w:t>79.00</w:t>
      </w:r>
      <w:r>
        <w:rPr>
          <w:rFonts w:ascii="Open Sans" w:hAnsi="Open Sans" w:cs="Open Sans"/>
          <w:b/>
          <w:bCs/>
          <w:color w:val="222529"/>
          <w:spacing w:val="-5"/>
        </w:rPr>
        <w:t> – </w:t>
      </w:r>
      <w:r>
        <w:rPr>
          <w:rStyle w:val="woocommerce-price-currencysymbol"/>
          <w:rFonts w:ascii="Open Sans" w:hAnsi="Open Sans" w:cs="Open Sans"/>
          <w:b/>
          <w:bCs/>
          <w:color w:val="222529"/>
          <w:spacing w:val="-5"/>
        </w:rPr>
        <w:t>S/</w:t>
      </w:r>
      <w:r>
        <w:rPr>
          <w:rStyle w:val="woocommerce-price-amount"/>
          <w:rFonts w:ascii="Open Sans" w:eastAsiaTheme="majorEastAsia" w:hAnsi="Open Sans" w:cs="Open Sans"/>
          <w:b/>
          <w:bCs/>
          <w:color w:val="222529"/>
          <w:spacing w:val="-5"/>
        </w:rPr>
        <w:t>189.00</w:t>
      </w:r>
    </w:p>
    <w:p w14:paraId="64AA6446" w14:textId="77777777" w:rsidR="0061160C" w:rsidRDefault="0061160C" w:rsidP="0061160C">
      <w:pPr>
        <w:pStyle w:val="NormalWeb"/>
        <w:shd w:val="clear" w:color="auto" w:fill="FFFFFF"/>
        <w:rPr>
          <w:rFonts w:ascii="Roboto" w:hAnsi="Roboto"/>
          <w:color w:val="777777"/>
          <w:spacing w:val="-4"/>
        </w:rPr>
      </w:pPr>
      <w:hyperlink r:id="rId16" w:history="1">
        <w:r>
          <w:rPr>
            <w:rStyle w:val="Textoennegrita"/>
            <w:rFonts w:ascii="Roboto" w:hAnsi="Roboto"/>
            <w:color w:val="0088CC"/>
            <w:spacing w:val="-4"/>
          </w:rPr>
          <w:t>DY NUTRITION</w:t>
        </w:r>
      </w:hyperlink>
    </w:p>
    <w:p w14:paraId="77D5B4C8" w14:textId="77777777" w:rsidR="0061160C" w:rsidRDefault="0061160C" w:rsidP="0061160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proofErr w:type="spellStart"/>
      <w:r>
        <w:rPr>
          <w:rFonts w:ascii="Roboto" w:hAnsi="Roboto"/>
          <w:color w:val="777777"/>
          <w:sz w:val="21"/>
          <w:szCs w:val="21"/>
        </w:rPr>
        <w:t>Monohidrato</w:t>
      </w:r>
      <w:proofErr w:type="spellEnd"/>
      <w:r>
        <w:rPr>
          <w:rFonts w:ascii="Roboto" w:hAnsi="Roboto"/>
          <w:color w:val="777777"/>
          <w:sz w:val="21"/>
          <w:szCs w:val="21"/>
        </w:rPr>
        <w:t xml:space="preserve"> de creatina.</w:t>
      </w:r>
    </w:p>
    <w:p w14:paraId="5C855750" w14:textId="77777777" w:rsidR="0061160C" w:rsidRDefault="0061160C" w:rsidP="0061160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Mejora la fuerza y resistencia.</w:t>
      </w:r>
    </w:p>
    <w:p w14:paraId="02737F3E" w14:textId="77777777" w:rsidR="0061160C" w:rsidRDefault="0061160C" w:rsidP="0061160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Apoya el desarrollo muscular.</w:t>
      </w:r>
    </w:p>
    <w:p w14:paraId="23E52592" w14:textId="4A40F30B" w:rsidR="0061160C" w:rsidRDefault="0061160C" w:rsidP="0061160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Fácil de disolver.</w:t>
      </w:r>
    </w:p>
    <w:p w14:paraId="50890FE0" w14:textId="33E9123C" w:rsidR="005C1F1C" w:rsidRDefault="005C1F1C" w:rsidP="005C1F1C">
      <w:pPr>
        <w:pStyle w:val="Ttulo2"/>
        <w:shd w:val="clear" w:color="auto" w:fill="FFFFFF"/>
        <w:spacing w:before="0" w:after="30"/>
        <w:rPr>
          <w:color w:val="222529"/>
          <w:spacing w:val="-2"/>
        </w:rPr>
      </w:pPr>
      <w:r w:rsidRPr="005C1F1C">
        <w:rPr>
          <w:rFonts w:ascii="Roboto" w:hAnsi="Roboto"/>
          <w:color w:val="777777"/>
          <w:sz w:val="21"/>
          <w:szCs w:val="21"/>
        </w:rPr>
        <w:lastRenderedPageBreak/>
        <w:drawing>
          <wp:inline distT="0" distB="0" distL="0" distR="0" wp14:anchorId="00002A70" wp14:editId="2168B014">
            <wp:extent cx="2829320" cy="4124901"/>
            <wp:effectExtent l="0" t="0" r="9525" b="9525"/>
            <wp:docPr id="19" name="Imagen 19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F1C">
        <w:t xml:space="preserve"> </w:t>
      </w:r>
      <w:r>
        <w:rPr>
          <w:noProof/>
        </w:rPr>
        <w:drawing>
          <wp:inline distT="0" distB="0" distL="0" distR="0" wp14:anchorId="16A92745" wp14:editId="0BD935F0">
            <wp:extent cx="2685415" cy="2685415"/>
            <wp:effectExtent l="0" t="0" r="635" b="635"/>
            <wp:docPr id="20" name="Imagen 20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415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1F1C">
        <w:rPr>
          <w:color w:val="222529"/>
          <w:spacing w:val="-2"/>
        </w:rPr>
        <w:t xml:space="preserve"> </w:t>
      </w:r>
      <w:r>
        <w:rPr>
          <w:color w:val="222529"/>
          <w:spacing w:val="-2"/>
        </w:rPr>
        <w:t>CREATINA KEVIN LEVRONE</w:t>
      </w:r>
    </w:p>
    <w:p w14:paraId="3532F7B1" w14:textId="53A10D1B" w:rsidR="005C1F1C" w:rsidRDefault="005C1F1C" w:rsidP="005C1F1C">
      <w:pPr>
        <w:pStyle w:val="price"/>
        <w:shd w:val="clear" w:color="auto" w:fill="FFFFFF"/>
        <w:rPr>
          <w:rFonts w:ascii="Open Sans" w:hAnsi="Open Sans" w:cs="Open Sans"/>
          <w:b/>
          <w:bCs/>
          <w:color w:val="222529"/>
          <w:spacing w:val="-5"/>
        </w:rPr>
      </w:pPr>
      <w:r>
        <w:rPr>
          <w:rStyle w:val="woocommerce-price-currencysymbol"/>
          <w:rFonts w:ascii="Open Sans" w:hAnsi="Open Sans" w:cs="Open Sans"/>
          <w:b/>
          <w:bCs/>
          <w:color w:val="222529"/>
          <w:spacing w:val="-5"/>
        </w:rPr>
        <w:t>S/</w:t>
      </w:r>
      <w:r>
        <w:rPr>
          <w:rStyle w:val="woocommerce-price-amount"/>
          <w:rFonts w:ascii="Open Sans" w:eastAsiaTheme="majorEastAsia" w:hAnsi="Open Sans" w:cs="Open Sans"/>
          <w:b/>
          <w:bCs/>
          <w:color w:val="222529"/>
          <w:spacing w:val="-5"/>
        </w:rPr>
        <w:t>79.00</w:t>
      </w:r>
      <w:r>
        <w:rPr>
          <w:rFonts w:ascii="Open Sans" w:hAnsi="Open Sans" w:cs="Open Sans"/>
          <w:b/>
          <w:bCs/>
          <w:color w:val="222529"/>
          <w:spacing w:val="-5"/>
        </w:rPr>
        <w:t> – </w:t>
      </w:r>
      <w:r>
        <w:rPr>
          <w:rStyle w:val="woocommerce-price-currencysymbol"/>
          <w:rFonts w:ascii="Open Sans" w:hAnsi="Open Sans" w:cs="Open Sans"/>
          <w:b/>
          <w:bCs/>
          <w:color w:val="222529"/>
          <w:spacing w:val="-5"/>
        </w:rPr>
        <w:t>S/</w:t>
      </w:r>
      <w:r>
        <w:rPr>
          <w:rStyle w:val="woocommerce-price-amount"/>
          <w:rFonts w:ascii="Open Sans" w:eastAsiaTheme="majorEastAsia" w:hAnsi="Open Sans" w:cs="Open Sans"/>
          <w:b/>
          <w:bCs/>
          <w:color w:val="222529"/>
          <w:spacing w:val="-5"/>
        </w:rPr>
        <w:t>119.00</w:t>
      </w:r>
      <w:r>
        <w:rPr>
          <w:rFonts w:ascii="Open Sans" w:hAnsi="Open Sans" w:cs="Open Sans"/>
          <w:b/>
          <w:bCs/>
          <w:color w:val="222529"/>
          <w:spacing w:val="-5"/>
        </w:rPr>
        <w:br/>
      </w:r>
    </w:p>
    <w:p w14:paraId="5E44C401" w14:textId="77777777" w:rsidR="005C1F1C" w:rsidRDefault="005C1F1C" w:rsidP="005C1F1C">
      <w:pPr>
        <w:pStyle w:val="NormalWeb"/>
        <w:shd w:val="clear" w:color="auto" w:fill="FFFFFF"/>
        <w:rPr>
          <w:rFonts w:ascii="Roboto" w:hAnsi="Roboto"/>
          <w:color w:val="777777"/>
          <w:spacing w:val="-4"/>
        </w:rPr>
      </w:pPr>
      <w:hyperlink r:id="rId19" w:history="1">
        <w:r>
          <w:rPr>
            <w:rStyle w:val="Hipervnculo"/>
            <w:rFonts w:ascii="Roboto" w:eastAsiaTheme="majorEastAsia" w:hAnsi="Roboto"/>
            <w:b/>
            <w:bCs/>
            <w:color w:val="0088CC"/>
            <w:spacing w:val="-4"/>
          </w:rPr>
          <w:t>KEVIN LEVRONE</w:t>
        </w:r>
      </w:hyperlink>
    </w:p>
    <w:p w14:paraId="0F2037E1" w14:textId="77777777" w:rsidR="005C1F1C" w:rsidRDefault="005C1F1C" w:rsidP="005C1F1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Creatina 100% monohidratada.</w:t>
      </w:r>
    </w:p>
    <w:p w14:paraId="620C5A39" w14:textId="77777777" w:rsidR="005C1F1C" w:rsidRDefault="005C1F1C" w:rsidP="005C1F1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Promueve la fuerza y resistencia.</w:t>
      </w:r>
    </w:p>
    <w:p w14:paraId="0EEE3259" w14:textId="77777777" w:rsidR="005C1F1C" w:rsidRDefault="005C1F1C" w:rsidP="005C1F1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2.5gr por servicio.</w:t>
      </w:r>
    </w:p>
    <w:p w14:paraId="118D5226" w14:textId="77777777" w:rsidR="005C1F1C" w:rsidRDefault="005C1F1C" w:rsidP="005C1F1C">
      <w:pPr>
        <w:pStyle w:val="Ttulo2"/>
        <w:shd w:val="clear" w:color="auto" w:fill="FFFFFF"/>
        <w:spacing w:before="0" w:after="30"/>
        <w:rPr>
          <w:color w:val="222529"/>
          <w:spacing w:val="-2"/>
        </w:rPr>
      </w:pPr>
      <w:r w:rsidRPr="005C1F1C">
        <w:rPr>
          <w:rFonts w:ascii="Roboto" w:hAnsi="Roboto"/>
          <w:color w:val="777777"/>
          <w:sz w:val="21"/>
          <w:szCs w:val="21"/>
        </w:rPr>
        <w:lastRenderedPageBreak/>
        <w:drawing>
          <wp:inline distT="0" distB="0" distL="0" distR="0" wp14:anchorId="04B893C6" wp14:editId="6E74C00F">
            <wp:extent cx="3571875" cy="3571875"/>
            <wp:effectExtent l="0" t="0" r="9525" b="9525"/>
            <wp:docPr id="1076" name="Picture 52" descr="Creatina Monohidratada en Polvo Kevin Levrone 300g&quot;">
              <a:extLst xmlns:a="http://schemas.openxmlformats.org/drawingml/2006/main">
                <a:ext uri="{FF2B5EF4-FFF2-40B4-BE49-F238E27FC236}">
                  <a16:creationId xmlns:a16="http://schemas.microsoft.com/office/drawing/2014/main" id="{65F48657-CAD3-43F9-8803-1358D55B90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" name="Picture 52" descr="Creatina Monohidratada en Polvo Kevin Levrone 300g&quot;">
                      <a:extLst>
                        <a:ext uri="{FF2B5EF4-FFF2-40B4-BE49-F238E27FC236}">
                          <a16:creationId xmlns:a16="http://schemas.microsoft.com/office/drawing/2014/main" id="{65F48657-CAD3-43F9-8803-1358D55B90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C1F1C">
        <w:t xml:space="preserve"> </w:t>
      </w:r>
      <w:r>
        <w:rPr>
          <w:noProof/>
        </w:rPr>
        <w:drawing>
          <wp:inline distT="0" distB="0" distL="0" distR="0" wp14:anchorId="6443AAEA" wp14:editId="73A2A820">
            <wp:extent cx="2333625" cy="2333625"/>
            <wp:effectExtent l="0" t="0" r="9525" b="9525"/>
            <wp:docPr id="23" name="Imagen 2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1F1C">
        <w:rPr>
          <w:color w:val="222529"/>
          <w:spacing w:val="-2"/>
        </w:rPr>
        <w:t xml:space="preserve"> </w:t>
      </w:r>
    </w:p>
    <w:p w14:paraId="148D67AB" w14:textId="7361FF55" w:rsidR="005C1F1C" w:rsidRDefault="005C1F1C" w:rsidP="005C1F1C">
      <w:pPr>
        <w:pStyle w:val="Ttulo2"/>
        <w:shd w:val="clear" w:color="auto" w:fill="FFFFFF"/>
        <w:spacing w:before="0" w:after="30"/>
        <w:rPr>
          <w:color w:val="222529"/>
          <w:spacing w:val="-2"/>
        </w:rPr>
      </w:pPr>
      <w:r>
        <w:rPr>
          <w:color w:val="222529"/>
          <w:spacing w:val="-2"/>
        </w:rPr>
        <w:t>CREATINA NUTRABIO</w:t>
      </w:r>
    </w:p>
    <w:p w14:paraId="69A01560" w14:textId="75B31CBA" w:rsidR="005C1F1C" w:rsidRDefault="005C1F1C" w:rsidP="005C1F1C">
      <w:pPr>
        <w:pStyle w:val="price"/>
        <w:shd w:val="clear" w:color="auto" w:fill="FFFFFF"/>
        <w:rPr>
          <w:rFonts w:ascii="Benton-Regular" w:hAnsi="Benton-Regular"/>
          <w:color w:val="073382"/>
          <w:sz w:val="18"/>
          <w:szCs w:val="18"/>
        </w:rPr>
      </w:pPr>
      <w:r>
        <w:rPr>
          <w:rStyle w:val="woocommerce-price-currencysymbol"/>
          <w:rFonts w:ascii="Open Sans" w:hAnsi="Open Sans" w:cs="Open Sans"/>
          <w:b/>
          <w:bCs/>
          <w:color w:val="222529"/>
          <w:spacing w:val="-5"/>
        </w:rPr>
        <w:t>S/</w:t>
      </w:r>
      <w:r>
        <w:rPr>
          <w:rStyle w:val="woocommerce-price-amount"/>
          <w:rFonts w:ascii="Open Sans" w:eastAsiaTheme="majorEastAsia" w:hAnsi="Open Sans" w:cs="Open Sans"/>
          <w:b/>
          <w:bCs/>
          <w:color w:val="222529"/>
          <w:spacing w:val="-5"/>
        </w:rPr>
        <w:t>99.00</w:t>
      </w:r>
      <w:r>
        <w:rPr>
          <w:rFonts w:ascii="Open Sans" w:hAnsi="Open Sans" w:cs="Open Sans"/>
          <w:b/>
          <w:bCs/>
          <w:color w:val="222529"/>
          <w:spacing w:val="-5"/>
        </w:rPr>
        <w:t> – </w:t>
      </w:r>
      <w:r>
        <w:rPr>
          <w:rStyle w:val="woocommerce-price-currencysymbol"/>
          <w:rFonts w:ascii="Open Sans" w:hAnsi="Open Sans" w:cs="Open Sans"/>
          <w:b/>
          <w:bCs/>
          <w:color w:val="222529"/>
          <w:spacing w:val="-5"/>
        </w:rPr>
        <w:t>S/</w:t>
      </w:r>
      <w:r>
        <w:rPr>
          <w:rStyle w:val="woocommerce-price-amount"/>
          <w:rFonts w:ascii="Open Sans" w:eastAsiaTheme="majorEastAsia" w:hAnsi="Open Sans" w:cs="Open Sans"/>
          <w:b/>
          <w:bCs/>
          <w:color w:val="222529"/>
          <w:spacing w:val="-5"/>
        </w:rPr>
        <w:t>129.00</w:t>
      </w:r>
      <w:r>
        <w:rPr>
          <w:rFonts w:ascii="Open Sans" w:hAnsi="Open Sans" w:cs="Open Sans"/>
          <w:b/>
          <w:bCs/>
          <w:color w:val="222529"/>
          <w:spacing w:val="-5"/>
        </w:rPr>
        <w:br/>
      </w:r>
      <w:r>
        <w:rPr>
          <w:rFonts w:ascii="Open Sans" w:hAnsi="Open Sans" w:cs="Open Sans"/>
          <w:b/>
          <w:bCs/>
          <w:color w:val="222529"/>
          <w:spacing w:val="-5"/>
        </w:rPr>
        <w:br/>
      </w:r>
    </w:p>
    <w:p w14:paraId="3D610175" w14:textId="711DAF16" w:rsidR="005C1F1C" w:rsidRDefault="005C1F1C" w:rsidP="005C1F1C">
      <w:pPr>
        <w:shd w:val="clear" w:color="auto" w:fill="F4F4F4"/>
        <w:jc w:val="center"/>
        <w:rPr>
          <w:rFonts w:ascii="Times New Roman" w:hAnsi="Times New Roman"/>
          <w:color w:val="9930E2"/>
          <w:sz w:val="24"/>
          <w:szCs w:val="24"/>
        </w:rPr>
      </w:pPr>
      <w:r>
        <w:rPr>
          <w:noProof/>
          <w:color w:val="9930E2"/>
        </w:rPr>
        <mc:AlternateContent>
          <mc:Choice Requires="wps">
            <w:drawing>
              <wp:inline distT="0" distB="0" distL="0" distR="0" wp14:anchorId="16B40E18" wp14:editId="61F06FC9">
                <wp:extent cx="304800" cy="304800"/>
                <wp:effectExtent l="0" t="0" r="0" b="0"/>
                <wp:docPr id="24" name="Rectángulo 24" descr="Logo Powerpa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9E933" id="Rectángulo 24" o:spid="_x0000_s1026" alt="Logo Powerpa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WgDv6/8BAADeAwAADgAAAAAAAAAAAAAAAAAu&#10;AgAAZHJzL2Uyb0RvYy54bWxQSwECLQAUAAYACAAAACEATKDpLN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</w:p>
    <w:p w14:paraId="4D81A977" w14:textId="77777777" w:rsidR="005C1F1C" w:rsidRDefault="005C1F1C" w:rsidP="005C1F1C">
      <w:pPr>
        <w:pStyle w:val="NormalWeb"/>
        <w:shd w:val="clear" w:color="auto" w:fill="FFFFFF"/>
        <w:rPr>
          <w:rFonts w:ascii="Roboto" w:hAnsi="Roboto"/>
          <w:color w:val="777777"/>
          <w:spacing w:val="-4"/>
        </w:rPr>
      </w:pPr>
      <w:hyperlink r:id="rId22" w:history="1">
        <w:r>
          <w:rPr>
            <w:rStyle w:val="Textoennegrita"/>
            <w:rFonts w:ascii="Roboto" w:hAnsi="Roboto"/>
            <w:color w:val="0088CC"/>
            <w:spacing w:val="-4"/>
          </w:rPr>
          <w:t>NUTRABIO</w:t>
        </w:r>
      </w:hyperlink>
    </w:p>
    <w:p w14:paraId="024F0A68" w14:textId="77777777" w:rsidR="005C1F1C" w:rsidRDefault="005C1F1C" w:rsidP="005C1F1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Creatina micronizada de grado farmacéutico.</w:t>
      </w:r>
    </w:p>
    <w:p w14:paraId="2D4EF8E5" w14:textId="77777777" w:rsidR="005C1F1C" w:rsidRDefault="005C1F1C" w:rsidP="005C1F1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Máxima pureza.</w:t>
      </w:r>
    </w:p>
    <w:p w14:paraId="49AF3D1D" w14:textId="77777777" w:rsidR="005C1F1C" w:rsidRDefault="005C1F1C" w:rsidP="005C1F1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Apoya el desarrollo muscular.</w:t>
      </w:r>
    </w:p>
    <w:p w14:paraId="62C85CCC" w14:textId="4C6E46BB" w:rsidR="005C1F1C" w:rsidRDefault="005C1F1C" w:rsidP="005C1F1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Mejora la fuerza y resistencia.</w:t>
      </w:r>
    </w:p>
    <w:p w14:paraId="3B9CE117" w14:textId="77777777" w:rsidR="005C1F1C" w:rsidRDefault="005C1F1C" w:rsidP="005C1F1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lastRenderedPageBreak/>
        <w:t>60 servicios.</w:t>
      </w:r>
    </w:p>
    <w:p w14:paraId="38B8CFAD" w14:textId="0B101832" w:rsidR="0061160C" w:rsidRDefault="005C1F1C" w:rsidP="0061160C">
      <w:p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noProof/>
        </w:rPr>
        <w:drawing>
          <wp:inline distT="0" distB="0" distL="0" distR="0" wp14:anchorId="037CE586" wp14:editId="697DF15C">
            <wp:extent cx="2866390" cy="2866390"/>
            <wp:effectExtent l="0" t="0" r="0" b="0"/>
            <wp:docPr id="25" name="Imagen 2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39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B14F5" w14:textId="730B8A27" w:rsidR="0061160C" w:rsidRDefault="005C1F1C" w:rsidP="0061160C">
      <w:r w:rsidRPr="005C1F1C">
        <w:drawing>
          <wp:inline distT="0" distB="0" distL="0" distR="0" wp14:anchorId="5E94D2E3" wp14:editId="4CF58053">
            <wp:extent cx="5400040" cy="5400040"/>
            <wp:effectExtent l="0" t="0" r="0" b="0"/>
            <wp:docPr id="36" name="Picture 56" descr="Un conjunto de letras blancas en un fondo blanco&#10;&#10;Descripción generada automáticamente con confianza baja">
              <a:extLst xmlns:a="http://schemas.openxmlformats.org/drawingml/2006/main">
                <a:ext uri="{FF2B5EF4-FFF2-40B4-BE49-F238E27FC236}">
                  <a16:creationId xmlns:a16="http://schemas.microsoft.com/office/drawing/2014/main" id="{8C8E5A0E-AD1E-4DDE-9379-AF432FA1E8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56" descr="Un conjunto de letras blancas en un fondo blanco&#10;&#10;Descripción generada automáticamente con confianza baja">
                      <a:extLst>
                        <a:ext uri="{FF2B5EF4-FFF2-40B4-BE49-F238E27FC236}">
                          <a16:creationId xmlns:a16="http://schemas.microsoft.com/office/drawing/2014/main" id="{8C8E5A0E-AD1E-4DDE-9379-AF432FA1E86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24D78D" w14:textId="4F2E6226" w:rsidR="005C1F1C" w:rsidRDefault="005C1F1C" w:rsidP="0061160C">
      <w:r>
        <w:lastRenderedPageBreak/>
        <w:t>PREENTRENO</w:t>
      </w:r>
    </w:p>
    <w:p w14:paraId="28777C0A" w14:textId="77777777" w:rsidR="005C1F1C" w:rsidRDefault="005C1F1C" w:rsidP="005C1F1C">
      <w:pPr>
        <w:pStyle w:val="Ttulo2"/>
        <w:shd w:val="clear" w:color="auto" w:fill="FFFFFF"/>
        <w:spacing w:before="0" w:after="30"/>
        <w:rPr>
          <w:color w:val="222529"/>
          <w:spacing w:val="-2"/>
        </w:rPr>
      </w:pPr>
      <w:r>
        <w:rPr>
          <w:color w:val="222529"/>
          <w:spacing w:val="-2"/>
        </w:rPr>
        <w:t>C4 SPORT</w:t>
      </w:r>
    </w:p>
    <w:p w14:paraId="4E368B0E" w14:textId="656DD703" w:rsidR="005C1F1C" w:rsidRDefault="005C1F1C" w:rsidP="005C1F1C">
      <w:pPr>
        <w:pStyle w:val="price"/>
        <w:shd w:val="clear" w:color="auto" w:fill="FFFFFF"/>
        <w:rPr>
          <w:color w:val="9930E2"/>
        </w:rPr>
      </w:pPr>
      <w:r>
        <w:rPr>
          <w:rStyle w:val="woocommerce-price-currencysymbol"/>
          <w:rFonts w:ascii="Open Sans" w:hAnsi="Open Sans" w:cs="Open Sans"/>
          <w:b/>
          <w:bCs/>
          <w:color w:val="222529"/>
          <w:spacing w:val="-5"/>
        </w:rPr>
        <w:t>S/</w:t>
      </w:r>
      <w:r>
        <w:rPr>
          <w:rStyle w:val="woocommerce-price-amount"/>
          <w:rFonts w:ascii="Open Sans" w:eastAsiaTheme="majorEastAsia" w:hAnsi="Open Sans" w:cs="Open Sans"/>
          <w:b/>
          <w:bCs/>
          <w:color w:val="222529"/>
          <w:spacing w:val="-5"/>
        </w:rPr>
        <w:t>169.00</w:t>
      </w:r>
    </w:p>
    <w:p w14:paraId="1D817706" w14:textId="77777777" w:rsidR="005C1F1C" w:rsidRDefault="005C1F1C" w:rsidP="005C1F1C">
      <w:pPr>
        <w:pStyle w:val="NormalWeb"/>
        <w:shd w:val="clear" w:color="auto" w:fill="FFFFFF"/>
        <w:rPr>
          <w:rFonts w:ascii="Roboto" w:hAnsi="Roboto"/>
          <w:color w:val="777777"/>
          <w:spacing w:val="-4"/>
        </w:rPr>
      </w:pPr>
      <w:hyperlink r:id="rId25" w:history="1">
        <w:r>
          <w:rPr>
            <w:rStyle w:val="Hipervnculo"/>
            <w:rFonts w:ascii="Roboto" w:eastAsiaTheme="majorEastAsia" w:hAnsi="Roboto"/>
            <w:b/>
            <w:bCs/>
            <w:color w:val="0088CC"/>
            <w:spacing w:val="-4"/>
          </w:rPr>
          <w:t>CELLUCOR</w:t>
        </w:r>
      </w:hyperlink>
    </w:p>
    <w:p w14:paraId="0ABFD9FB" w14:textId="77777777" w:rsidR="005C1F1C" w:rsidRDefault="005C1F1C" w:rsidP="005C1F1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Más energía para tus entrenamientos.</w:t>
      </w:r>
    </w:p>
    <w:p w14:paraId="7D1A1984" w14:textId="77777777" w:rsidR="005C1F1C" w:rsidRDefault="005C1F1C" w:rsidP="005C1F1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Mejora el rendimiento.</w:t>
      </w:r>
    </w:p>
    <w:p w14:paraId="6D51EB04" w14:textId="77777777" w:rsidR="005C1F1C" w:rsidRDefault="005C1F1C" w:rsidP="005C1F1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Aumenta la resistencia.</w:t>
      </w:r>
    </w:p>
    <w:p w14:paraId="7AB1E146" w14:textId="77777777" w:rsidR="005C1F1C" w:rsidRDefault="005C1F1C" w:rsidP="005C1F1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Disminuye la fatiga muscular.</w:t>
      </w:r>
    </w:p>
    <w:p w14:paraId="151C3F21" w14:textId="3CABF233" w:rsidR="005C1F1C" w:rsidRDefault="005C1F1C" w:rsidP="005C1F1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Ideal para cualquier deporte.</w:t>
      </w:r>
      <w:r w:rsidRPr="005C1F1C">
        <w:t xml:space="preserve"> </w:t>
      </w:r>
      <w:r w:rsidRPr="005C1F1C">
        <w:drawing>
          <wp:inline distT="0" distB="0" distL="0" distR="0" wp14:anchorId="0AC12201" wp14:editId="2E423304">
            <wp:extent cx="4114800" cy="4114800"/>
            <wp:effectExtent l="0" t="0" r="0" b="0"/>
            <wp:docPr id="1082" name="Picture 58" descr="Imagen que contiene Interfaz de usuario gráfica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3E369005-455D-4EA9-9A2E-DF1A1673DA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" name="Picture 58" descr="Imagen que contiene Interfaz de usuario gráfica&#10;&#10;Descripción generada automáticamente">
                      <a:extLst>
                        <a:ext uri="{FF2B5EF4-FFF2-40B4-BE49-F238E27FC236}">
                          <a16:creationId xmlns:a16="http://schemas.microsoft.com/office/drawing/2014/main" id="{3E369005-455D-4EA9-9A2E-DF1A1673DAD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783AB3" w14:textId="57DBD694" w:rsidR="005C1F1C" w:rsidRDefault="005C1F1C" w:rsidP="0061160C">
      <w:r>
        <w:rPr>
          <w:noProof/>
        </w:rPr>
        <w:lastRenderedPageBreak/>
        <w:drawing>
          <wp:inline distT="0" distB="0" distL="0" distR="0" wp14:anchorId="73D6EF77" wp14:editId="0A9EF216">
            <wp:extent cx="3154680" cy="3154680"/>
            <wp:effectExtent l="0" t="0" r="7620" b="7620"/>
            <wp:docPr id="27" name="Imagen 27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Tabl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DA575" w14:textId="77777777" w:rsidR="00C670FD" w:rsidRDefault="00C670FD" w:rsidP="00C670FD">
      <w:pPr>
        <w:pStyle w:val="Ttulo2"/>
        <w:shd w:val="clear" w:color="auto" w:fill="FFFFFF"/>
        <w:spacing w:before="0" w:after="30"/>
        <w:rPr>
          <w:color w:val="222529"/>
          <w:spacing w:val="-2"/>
        </w:rPr>
      </w:pPr>
      <w:r>
        <w:rPr>
          <w:color w:val="222529"/>
          <w:spacing w:val="-2"/>
        </w:rPr>
        <w:t>HYDE NIGHTMARE</w:t>
      </w:r>
    </w:p>
    <w:p w14:paraId="1496D50F" w14:textId="66FFE025" w:rsidR="00C670FD" w:rsidRDefault="00C670FD" w:rsidP="00C670FD">
      <w:pPr>
        <w:pStyle w:val="price"/>
        <w:shd w:val="clear" w:color="auto" w:fill="FFFFFF"/>
        <w:rPr>
          <w:color w:val="9930E2"/>
        </w:rPr>
      </w:pPr>
      <w:del w:id="2" w:author="Unknown">
        <w:r>
          <w:rPr>
            <w:rStyle w:val="woocommerce-price-currencysymbol"/>
            <w:rFonts w:ascii="Open Sans" w:hAnsi="Open Sans" w:cs="Open Sans"/>
            <w:b/>
            <w:bCs/>
            <w:color w:val="A7A7A7"/>
            <w:sz w:val="19"/>
            <w:szCs w:val="19"/>
          </w:rPr>
          <w:delText>S/</w:delText>
        </w:r>
        <w:r>
          <w:rPr>
            <w:rStyle w:val="woocommerce-price-amount"/>
            <w:rFonts w:ascii="Open Sans" w:eastAsiaTheme="majorEastAsia" w:hAnsi="Open Sans" w:cs="Open Sans"/>
            <w:b/>
            <w:bCs/>
            <w:color w:val="A7A7A7"/>
            <w:sz w:val="19"/>
            <w:szCs w:val="19"/>
          </w:rPr>
          <w:delText>169.00</w:delText>
        </w:r>
      </w:del>
      <w:r>
        <w:rPr>
          <w:rFonts w:ascii="Open Sans" w:hAnsi="Open Sans" w:cs="Open Sans"/>
          <w:b/>
          <w:bCs/>
          <w:color w:val="222529"/>
          <w:spacing w:val="-5"/>
        </w:rPr>
        <w:t> </w:t>
      </w:r>
      <w:ins w:id="3" w:author="Unknown">
        <w:r>
          <w:rPr>
            <w:rStyle w:val="woocommerce-price-currencysymbol"/>
            <w:rFonts w:ascii="Open Sans" w:hAnsi="Open Sans" w:cs="Open Sans"/>
            <w:b/>
            <w:bCs/>
            <w:color w:val="222529"/>
            <w:spacing w:val="-5"/>
          </w:rPr>
          <w:t>S/</w:t>
        </w:r>
        <w:r>
          <w:rPr>
            <w:rStyle w:val="woocommerce-price-amount"/>
            <w:rFonts w:ascii="Open Sans" w:eastAsiaTheme="majorEastAsia" w:hAnsi="Open Sans" w:cs="Open Sans"/>
            <w:b/>
            <w:bCs/>
            <w:color w:val="222529"/>
            <w:spacing w:val="-5"/>
          </w:rPr>
          <w:t>149.00</w:t>
        </w:r>
      </w:ins>
      <w:r>
        <w:rPr>
          <w:rFonts w:ascii="Open Sans" w:hAnsi="Open Sans" w:cs="Open Sans"/>
          <w:b/>
          <w:bCs/>
          <w:color w:val="222529"/>
          <w:spacing w:val="-5"/>
        </w:rPr>
        <w:br/>
      </w:r>
    </w:p>
    <w:p w14:paraId="7978648E" w14:textId="77777777" w:rsidR="00C670FD" w:rsidRDefault="00C670FD" w:rsidP="00C670FD">
      <w:pPr>
        <w:pStyle w:val="NormalWeb"/>
        <w:shd w:val="clear" w:color="auto" w:fill="FFFFFF"/>
        <w:rPr>
          <w:rFonts w:ascii="Roboto" w:hAnsi="Roboto"/>
          <w:color w:val="777777"/>
          <w:spacing w:val="-4"/>
        </w:rPr>
      </w:pPr>
      <w:hyperlink r:id="rId28" w:history="1">
        <w:r>
          <w:rPr>
            <w:rStyle w:val="Textoennegrita"/>
            <w:rFonts w:ascii="Roboto" w:hAnsi="Roboto"/>
            <w:color w:val="0088CC"/>
            <w:spacing w:val="-4"/>
          </w:rPr>
          <w:t>PROSUPPS</w:t>
        </w:r>
      </w:hyperlink>
    </w:p>
    <w:p w14:paraId="1AB6A010" w14:textId="77777777" w:rsidR="00C670FD" w:rsidRDefault="00C670FD" w:rsidP="00C670F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Fórmula para entrenamientos intensos.</w:t>
      </w:r>
    </w:p>
    <w:p w14:paraId="6B273EAE" w14:textId="77777777" w:rsidR="00C670FD" w:rsidRDefault="00C670FD" w:rsidP="00C670F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Aumenta la energía y mejora el rendimiento.</w:t>
      </w:r>
    </w:p>
    <w:p w14:paraId="5B9C943E" w14:textId="77777777" w:rsidR="00C670FD" w:rsidRDefault="00C670FD" w:rsidP="00C670F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6gr citrulina.</w:t>
      </w:r>
    </w:p>
    <w:p w14:paraId="20EFF241" w14:textId="77777777" w:rsidR="00C670FD" w:rsidRDefault="00C670FD" w:rsidP="00C670F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3.2gr beta alanina.</w:t>
      </w:r>
    </w:p>
    <w:p w14:paraId="302D7863" w14:textId="77777777" w:rsidR="00C670FD" w:rsidRDefault="00C670FD" w:rsidP="00C670F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300mg cafeína.</w:t>
      </w:r>
    </w:p>
    <w:p w14:paraId="4789FD55" w14:textId="77777777" w:rsidR="00C670FD" w:rsidRDefault="00C670FD" w:rsidP="00C670FD">
      <w:pPr>
        <w:pStyle w:val="Ttulo2"/>
        <w:shd w:val="clear" w:color="auto" w:fill="FFFFFF"/>
        <w:spacing w:before="0" w:after="30"/>
        <w:rPr>
          <w:color w:val="9930E2"/>
        </w:rPr>
      </w:pPr>
      <w:r w:rsidRPr="00C670FD">
        <w:rPr>
          <w:color w:val="9930E2"/>
        </w:rPr>
        <w:lastRenderedPageBreak/>
        <w:drawing>
          <wp:inline distT="0" distB="0" distL="0" distR="0" wp14:anchorId="4EF09978" wp14:editId="0170B866">
            <wp:extent cx="5400040" cy="3940810"/>
            <wp:effectExtent l="0" t="0" r="0" b="0"/>
            <wp:docPr id="1086" name="Picture 62" descr="Imagen que contiene Sitio web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7E41BFBA-37E6-42CC-9963-449529DFCC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" name="Picture 62" descr="Imagen que contiene Sitio web&#10;&#10;Descripción generada automáticamente">
                      <a:extLst>
                        <a:ext uri="{FF2B5EF4-FFF2-40B4-BE49-F238E27FC236}">
                          <a16:creationId xmlns:a16="http://schemas.microsoft.com/office/drawing/2014/main" id="{7E41BFBA-37E6-42CC-9963-449529DFCCB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40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678851" wp14:editId="0848F55B">
            <wp:extent cx="3520440" cy="3520440"/>
            <wp:effectExtent l="0" t="0" r="3810" b="3810"/>
            <wp:docPr id="30" name="Imagen 30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 descr="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70FD">
        <w:rPr>
          <w:color w:val="9930E2"/>
        </w:rPr>
        <w:t xml:space="preserve"> </w:t>
      </w:r>
    </w:p>
    <w:p w14:paraId="0CDE72C5" w14:textId="77777777" w:rsidR="00C670FD" w:rsidRDefault="00C670FD" w:rsidP="00C670FD">
      <w:pPr>
        <w:pStyle w:val="Ttulo2"/>
        <w:shd w:val="clear" w:color="auto" w:fill="FFFFFF"/>
        <w:spacing w:before="0" w:after="30"/>
        <w:rPr>
          <w:color w:val="9930E2"/>
        </w:rPr>
      </w:pPr>
    </w:p>
    <w:p w14:paraId="2298388E" w14:textId="77777777" w:rsidR="00C670FD" w:rsidRDefault="00C670FD" w:rsidP="00C670FD">
      <w:pPr>
        <w:pStyle w:val="Ttulo2"/>
        <w:shd w:val="clear" w:color="auto" w:fill="FFFFFF"/>
        <w:spacing w:before="0" w:after="30"/>
        <w:rPr>
          <w:color w:val="9930E2"/>
        </w:rPr>
      </w:pPr>
    </w:p>
    <w:p w14:paraId="5814957D" w14:textId="77777777" w:rsidR="00C670FD" w:rsidRDefault="00C670FD" w:rsidP="00C670FD">
      <w:pPr>
        <w:pStyle w:val="Ttulo2"/>
        <w:shd w:val="clear" w:color="auto" w:fill="FFFFFF"/>
        <w:spacing w:before="0" w:after="30"/>
        <w:rPr>
          <w:color w:val="9930E2"/>
        </w:rPr>
      </w:pPr>
    </w:p>
    <w:p w14:paraId="685EEE8F" w14:textId="44BE6AD0" w:rsidR="00C670FD" w:rsidRDefault="00C670FD" w:rsidP="00C670FD">
      <w:pPr>
        <w:pStyle w:val="Ttulo2"/>
        <w:shd w:val="clear" w:color="auto" w:fill="FFFFFF"/>
        <w:spacing w:before="0" w:after="30"/>
        <w:rPr>
          <w:color w:val="222529"/>
          <w:spacing w:val="-2"/>
        </w:rPr>
      </w:pPr>
      <w:r>
        <w:rPr>
          <w:color w:val="222529"/>
          <w:spacing w:val="-2"/>
        </w:rPr>
        <w:t>VENOM INFERNO</w:t>
      </w:r>
    </w:p>
    <w:p w14:paraId="1CF2CDD3" w14:textId="77777777" w:rsidR="00C670FD" w:rsidRDefault="00C670FD" w:rsidP="00C670FD">
      <w:pPr>
        <w:shd w:val="clear" w:color="auto" w:fill="FFFFFF"/>
        <w:rPr>
          <w:rFonts w:ascii="Roboto" w:hAnsi="Roboto"/>
          <w:color w:val="999999"/>
        </w:rPr>
      </w:pPr>
      <w:r>
        <w:rPr>
          <w:rFonts w:ascii="Roboto" w:hAnsi="Roboto"/>
          <w:color w:val="999999"/>
        </w:rPr>
        <w:t> </w:t>
      </w:r>
    </w:p>
    <w:p w14:paraId="29CEE461" w14:textId="77777777" w:rsidR="00C670FD" w:rsidRDefault="00C670FD" w:rsidP="00C670FD">
      <w:pPr>
        <w:shd w:val="clear" w:color="auto" w:fill="FFFFFF"/>
        <w:rPr>
          <w:rFonts w:ascii="Roboto" w:hAnsi="Roboto"/>
          <w:color w:val="999999"/>
        </w:rPr>
      </w:pPr>
      <w:hyperlink r:id="rId31" w:anchor="review_form" w:history="1">
        <w:proofErr w:type="gramStart"/>
        <w:r>
          <w:rPr>
            <w:rStyle w:val="Hipervnculo"/>
            <w:rFonts w:ascii="Roboto" w:hAnsi="Roboto"/>
          </w:rPr>
          <w:t xml:space="preserve">( </w:t>
        </w:r>
        <w:proofErr w:type="spellStart"/>
        <w:r>
          <w:rPr>
            <w:rStyle w:val="Hipervnculo"/>
            <w:rFonts w:ascii="Roboto" w:hAnsi="Roboto"/>
          </w:rPr>
          <w:t>There</w:t>
        </w:r>
        <w:proofErr w:type="spellEnd"/>
        <w:proofErr w:type="gramEnd"/>
        <w:r>
          <w:rPr>
            <w:rStyle w:val="Hipervnculo"/>
            <w:rFonts w:ascii="Roboto" w:hAnsi="Roboto"/>
          </w:rPr>
          <w:t xml:space="preserve"> are no </w:t>
        </w:r>
        <w:proofErr w:type="spellStart"/>
        <w:r>
          <w:rPr>
            <w:rStyle w:val="Hipervnculo"/>
            <w:rFonts w:ascii="Roboto" w:hAnsi="Roboto"/>
          </w:rPr>
          <w:t>reviews</w:t>
        </w:r>
        <w:proofErr w:type="spellEnd"/>
        <w:r>
          <w:rPr>
            <w:rStyle w:val="Hipervnculo"/>
            <w:rFonts w:ascii="Roboto" w:hAnsi="Roboto"/>
          </w:rPr>
          <w:t xml:space="preserve"> </w:t>
        </w:r>
        <w:proofErr w:type="spellStart"/>
        <w:r>
          <w:rPr>
            <w:rStyle w:val="Hipervnculo"/>
            <w:rFonts w:ascii="Roboto" w:hAnsi="Roboto"/>
          </w:rPr>
          <w:t>yet</w:t>
        </w:r>
        <w:proofErr w:type="spellEnd"/>
        <w:r>
          <w:rPr>
            <w:rStyle w:val="Hipervnculo"/>
            <w:rFonts w:ascii="Roboto" w:hAnsi="Roboto"/>
          </w:rPr>
          <w:t>. )</w:t>
        </w:r>
      </w:hyperlink>
    </w:p>
    <w:p w14:paraId="3279CBF0" w14:textId="720F7428" w:rsidR="00C670FD" w:rsidRDefault="00C670FD" w:rsidP="00C670FD">
      <w:pPr>
        <w:pStyle w:val="price"/>
        <w:shd w:val="clear" w:color="auto" w:fill="FFFFFF"/>
        <w:rPr>
          <w:rFonts w:ascii="Benton-Regular" w:hAnsi="Benton-Regular"/>
          <w:color w:val="9930E2"/>
          <w:sz w:val="21"/>
          <w:szCs w:val="21"/>
        </w:rPr>
      </w:pPr>
      <w:del w:id="4" w:author="Unknown">
        <w:r>
          <w:rPr>
            <w:rStyle w:val="woocommerce-price-currencysymbol"/>
            <w:rFonts w:ascii="Open Sans" w:hAnsi="Open Sans" w:cs="Open Sans"/>
            <w:b/>
            <w:bCs/>
            <w:color w:val="A7A7A7"/>
            <w:sz w:val="19"/>
            <w:szCs w:val="19"/>
          </w:rPr>
          <w:delText>S/</w:delText>
        </w:r>
        <w:r>
          <w:rPr>
            <w:rStyle w:val="woocommerce-price-amount"/>
            <w:rFonts w:ascii="Open Sans" w:eastAsiaTheme="majorEastAsia" w:hAnsi="Open Sans" w:cs="Open Sans"/>
            <w:b/>
            <w:bCs/>
            <w:color w:val="A7A7A7"/>
            <w:sz w:val="19"/>
            <w:szCs w:val="19"/>
          </w:rPr>
          <w:delText>199.00</w:delText>
        </w:r>
      </w:del>
      <w:r>
        <w:rPr>
          <w:rFonts w:ascii="Open Sans" w:hAnsi="Open Sans" w:cs="Open Sans"/>
          <w:b/>
          <w:bCs/>
          <w:color w:val="222529"/>
          <w:spacing w:val="-5"/>
        </w:rPr>
        <w:t> </w:t>
      </w:r>
      <w:ins w:id="5" w:author="Unknown">
        <w:r>
          <w:rPr>
            <w:rStyle w:val="woocommerce-price-currencysymbol"/>
            <w:rFonts w:ascii="Open Sans" w:hAnsi="Open Sans" w:cs="Open Sans"/>
            <w:b/>
            <w:bCs/>
            <w:color w:val="222529"/>
            <w:spacing w:val="-5"/>
          </w:rPr>
          <w:t>S/</w:t>
        </w:r>
        <w:r>
          <w:rPr>
            <w:rStyle w:val="woocommerce-price-amount"/>
            <w:rFonts w:ascii="Open Sans" w:eastAsiaTheme="majorEastAsia" w:hAnsi="Open Sans" w:cs="Open Sans"/>
            <w:b/>
            <w:bCs/>
            <w:color w:val="222529"/>
            <w:spacing w:val="-5"/>
          </w:rPr>
          <w:t>169.00</w:t>
        </w:r>
      </w:ins>
    </w:p>
    <w:p w14:paraId="3C3DFA7E" w14:textId="28B7B3C7" w:rsidR="00C670FD" w:rsidRDefault="00C670FD" w:rsidP="00C670FD">
      <w:pPr>
        <w:shd w:val="clear" w:color="auto" w:fill="F4F4F4"/>
        <w:rPr>
          <w:rFonts w:ascii="Times New Roman" w:hAnsi="Times New Roman"/>
          <w:color w:val="9930E2"/>
          <w:sz w:val="24"/>
          <w:szCs w:val="24"/>
        </w:rPr>
      </w:pPr>
    </w:p>
    <w:p w14:paraId="30BF8E2D" w14:textId="77777777" w:rsidR="00C670FD" w:rsidRDefault="00C670FD" w:rsidP="00C670FD">
      <w:pPr>
        <w:pStyle w:val="NormalWeb"/>
        <w:shd w:val="clear" w:color="auto" w:fill="FFFFFF"/>
        <w:rPr>
          <w:rFonts w:ascii="Roboto" w:hAnsi="Roboto"/>
          <w:color w:val="777777"/>
          <w:spacing w:val="-4"/>
        </w:rPr>
      </w:pPr>
      <w:hyperlink r:id="rId32" w:history="1">
        <w:r>
          <w:rPr>
            <w:rStyle w:val="Textoennegrita"/>
            <w:rFonts w:ascii="Roboto" w:hAnsi="Roboto"/>
            <w:color w:val="0088CC"/>
            <w:spacing w:val="-4"/>
          </w:rPr>
          <w:t>DRAGON PHARMA</w:t>
        </w:r>
      </w:hyperlink>
    </w:p>
    <w:p w14:paraId="3FBE20C6" w14:textId="77777777" w:rsidR="00C670FD" w:rsidRDefault="00C670FD" w:rsidP="00C670F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 xml:space="preserve">Extrema fórmula </w:t>
      </w:r>
      <w:proofErr w:type="gramStart"/>
      <w:r>
        <w:rPr>
          <w:rFonts w:ascii="Roboto" w:hAnsi="Roboto"/>
          <w:color w:val="777777"/>
          <w:sz w:val="21"/>
          <w:szCs w:val="21"/>
        </w:rPr>
        <w:t>pre entrenamiento</w:t>
      </w:r>
      <w:proofErr w:type="gramEnd"/>
      <w:r>
        <w:rPr>
          <w:rFonts w:ascii="Roboto" w:hAnsi="Roboto"/>
          <w:color w:val="777777"/>
          <w:sz w:val="21"/>
          <w:szCs w:val="21"/>
        </w:rPr>
        <w:t>.</w:t>
      </w:r>
    </w:p>
    <w:p w14:paraId="7BFC3041" w14:textId="77777777" w:rsidR="00C670FD" w:rsidRDefault="00C670FD" w:rsidP="00C670F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1600mg beta alanina.</w:t>
      </w:r>
    </w:p>
    <w:p w14:paraId="14D43623" w14:textId="77777777" w:rsidR="00C670FD" w:rsidRDefault="00C670FD" w:rsidP="00C670F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 xml:space="preserve">1250mg </w:t>
      </w:r>
      <w:proofErr w:type="spellStart"/>
      <w:r>
        <w:rPr>
          <w:rFonts w:ascii="Roboto" w:hAnsi="Roboto"/>
          <w:color w:val="777777"/>
          <w:sz w:val="21"/>
          <w:szCs w:val="21"/>
        </w:rPr>
        <w:t>betaína</w:t>
      </w:r>
      <w:proofErr w:type="spellEnd"/>
      <w:r>
        <w:rPr>
          <w:rFonts w:ascii="Roboto" w:hAnsi="Roboto"/>
          <w:color w:val="777777"/>
          <w:sz w:val="21"/>
          <w:szCs w:val="21"/>
        </w:rPr>
        <w:t>.</w:t>
      </w:r>
    </w:p>
    <w:p w14:paraId="2C2D8E65" w14:textId="77777777" w:rsidR="00C670FD" w:rsidRDefault="00C670FD" w:rsidP="00C670F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tLeast"/>
        <w:rPr>
          <w:rFonts w:ascii="Roboto" w:hAnsi="Roboto"/>
          <w:color w:val="777777"/>
          <w:sz w:val="21"/>
          <w:szCs w:val="21"/>
        </w:rPr>
      </w:pPr>
      <w:r>
        <w:rPr>
          <w:rFonts w:ascii="Roboto" w:hAnsi="Roboto"/>
          <w:color w:val="777777"/>
          <w:sz w:val="21"/>
          <w:szCs w:val="21"/>
        </w:rPr>
        <w:t>250mg cafeína.</w:t>
      </w:r>
    </w:p>
    <w:p w14:paraId="27C3D9B0" w14:textId="1ACE79CC" w:rsidR="00C670FD" w:rsidRPr="0061160C" w:rsidRDefault="00C670FD" w:rsidP="0061160C">
      <w:r w:rsidRPr="00C670FD">
        <w:rPr>
          <w:color w:val="9930E2"/>
        </w:rPr>
        <w:drawing>
          <wp:inline distT="0" distB="0" distL="0" distR="0" wp14:anchorId="7E233BEE" wp14:editId="06EB0A17">
            <wp:extent cx="2910840" cy="2910840"/>
            <wp:effectExtent l="0" t="0" r="3810" b="3810"/>
            <wp:docPr id="31" name="Imagen 4" descr="Lata de bebida&#10;&#10;Descripción generada automáticamente con confianza media">
              <a:extLst xmlns:a="http://schemas.openxmlformats.org/drawingml/2006/main">
                <a:ext uri="{FF2B5EF4-FFF2-40B4-BE49-F238E27FC236}">
                  <a16:creationId xmlns:a16="http://schemas.microsoft.com/office/drawing/2014/main" id="{276DFC31-EF73-4A2B-BEE7-5CB810B81B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4" descr="Lata de bebida&#10;&#10;Descripción generada automáticamente con confianza media">
                      <a:extLst>
                        <a:ext uri="{FF2B5EF4-FFF2-40B4-BE49-F238E27FC236}">
                          <a16:creationId xmlns:a16="http://schemas.microsoft.com/office/drawing/2014/main" id="{276DFC31-EF73-4A2B-BEE7-5CB810B81B9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D854F2" wp14:editId="53AA6C68">
            <wp:extent cx="3291840" cy="3291840"/>
            <wp:effectExtent l="0" t="0" r="3810" b="3810"/>
            <wp:docPr id="34" name="Imagen 34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70FD">
        <w:rPr>
          <w:color w:val="9930E2"/>
        </w:rPr>
        <w:t xml:space="preserve"> </w:t>
      </w:r>
    </w:p>
    <w:sectPr w:rsidR="00C670FD" w:rsidRPr="0061160C" w:rsidSect="00D009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C84E5" w14:textId="77777777" w:rsidR="00701D11" w:rsidRDefault="00701D11" w:rsidP="00D90DBF">
      <w:pPr>
        <w:spacing w:after="0" w:line="240" w:lineRule="auto"/>
      </w:pPr>
      <w:r>
        <w:separator/>
      </w:r>
    </w:p>
  </w:endnote>
  <w:endnote w:type="continuationSeparator" w:id="0">
    <w:p w14:paraId="49E5C70F" w14:textId="77777777" w:rsidR="00701D11" w:rsidRDefault="00701D11" w:rsidP="00D90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enton-Regula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DEB0A" w14:textId="77777777" w:rsidR="00701D11" w:rsidRDefault="00701D11" w:rsidP="00D90DBF">
      <w:pPr>
        <w:spacing w:after="0" w:line="240" w:lineRule="auto"/>
      </w:pPr>
      <w:r>
        <w:separator/>
      </w:r>
    </w:p>
  </w:footnote>
  <w:footnote w:type="continuationSeparator" w:id="0">
    <w:p w14:paraId="616FB2CC" w14:textId="77777777" w:rsidR="00701D11" w:rsidRDefault="00701D11" w:rsidP="00D90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930DF"/>
    <w:multiLevelType w:val="multilevel"/>
    <w:tmpl w:val="44FA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C2B4A"/>
    <w:multiLevelType w:val="multilevel"/>
    <w:tmpl w:val="D3A0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C7886"/>
    <w:multiLevelType w:val="multilevel"/>
    <w:tmpl w:val="180A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9603E"/>
    <w:multiLevelType w:val="multilevel"/>
    <w:tmpl w:val="D7E88BFE"/>
    <w:lvl w:ilvl="0">
      <w:start w:val="1"/>
      <w:numFmt w:val="upperRoman"/>
      <w:pStyle w:val="Ttulo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)"/>
      <w:lvlJc w:val="left"/>
      <w:pPr>
        <w:tabs>
          <w:tab w:val="num" w:pos="928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)"/>
      <w:lvlJc w:val="left"/>
      <w:pPr>
        <w:tabs>
          <w:tab w:val="num" w:pos="2539"/>
        </w:tabs>
        <w:ind w:firstLine="360"/>
      </w:pPr>
      <w:rPr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4" w15:restartNumberingAfterBreak="0">
    <w:nsid w:val="43696702"/>
    <w:multiLevelType w:val="multilevel"/>
    <w:tmpl w:val="F928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E4272"/>
    <w:multiLevelType w:val="multilevel"/>
    <w:tmpl w:val="8006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55FCD"/>
    <w:multiLevelType w:val="multilevel"/>
    <w:tmpl w:val="E6E6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E0EEC"/>
    <w:multiLevelType w:val="multilevel"/>
    <w:tmpl w:val="26A0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11449"/>
    <w:multiLevelType w:val="multilevel"/>
    <w:tmpl w:val="AFBA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75397"/>
    <w:multiLevelType w:val="multilevel"/>
    <w:tmpl w:val="2F9AA282"/>
    <w:lvl w:ilvl="0">
      <w:start w:val="1"/>
      <w:numFmt w:val="decimal"/>
      <w:pStyle w:val="Ti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6F3C16FA"/>
    <w:multiLevelType w:val="multilevel"/>
    <w:tmpl w:val="706E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2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10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BF"/>
    <w:rsid w:val="003E5FD5"/>
    <w:rsid w:val="005C1F1C"/>
    <w:rsid w:val="0061160C"/>
    <w:rsid w:val="006B3429"/>
    <w:rsid w:val="00701D11"/>
    <w:rsid w:val="00B74B3D"/>
    <w:rsid w:val="00C670FD"/>
    <w:rsid w:val="00D009A7"/>
    <w:rsid w:val="00D9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FC5671"/>
  <w15:chartTrackingRefBased/>
  <w15:docId w15:val="{2C29C343-8065-4390-9267-F172F66CB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4B3D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0D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">
    <w:name w:val="Titulo 1"/>
    <w:basedOn w:val="Ttulo1"/>
    <w:link w:val="Titulo1Car"/>
    <w:qFormat/>
    <w:rsid w:val="00B74B3D"/>
    <w:pPr>
      <w:numPr>
        <w:numId w:val="2"/>
      </w:numPr>
      <w:tabs>
        <w:tab w:val="left" w:pos="216"/>
        <w:tab w:val="num" w:pos="576"/>
      </w:tabs>
      <w:spacing w:before="160" w:after="80" w:line="240" w:lineRule="auto"/>
      <w:ind w:firstLine="0"/>
    </w:pPr>
    <w:rPr>
      <w:rFonts w:ascii="Times New Roman" w:eastAsia="SimSun" w:hAnsi="Times New Roman" w:cs="Times New Roman"/>
      <w:smallCaps/>
      <w:noProof/>
      <w:color w:val="auto"/>
      <w:sz w:val="24"/>
      <w:szCs w:val="24"/>
      <w:lang w:val="en-US"/>
    </w:rPr>
  </w:style>
  <w:style w:type="character" w:customStyle="1" w:styleId="Titulo1Car">
    <w:name w:val="Titulo 1 Car"/>
    <w:basedOn w:val="Ttulo1Car"/>
    <w:link w:val="Titulo1"/>
    <w:rsid w:val="00B74B3D"/>
    <w:rPr>
      <w:rFonts w:ascii="Times New Roman" w:eastAsia="SimSun" w:hAnsi="Times New Roman" w:cs="Times New Roman"/>
      <w:smallCaps/>
      <w:noProof/>
      <w:color w:val="2F5496" w:themeColor="accent1" w:themeShade="BF"/>
      <w:sz w:val="24"/>
      <w:szCs w:val="24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B74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D90D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0DBF"/>
  </w:style>
  <w:style w:type="paragraph" w:styleId="Piedepgina">
    <w:name w:val="footer"/>
    <w:basedOn w:val="Normal"/>
    <w:link w:val="PiedepginaCar"/>
    <w:uiPriority w:val="99"/>
    <w:unhideWhenUsed/>
    <w:rsid w:val="00D90D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0DBF"/>
  </w:style>
  <w:style w:type="character" w:customStyle="1" w:styleId="Ttulo2Car">
    <w:name w:val="Título 2 Car"/>
    <w:basedOn w:val="Fuentedeprrafopredeter"/>
    <w:link w:val="Ttulo2"/>
    <w:uiPriority w:val="9"/>
    <w:semiHidden/>
    <w:rsid w:val="00D90D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90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D90DBF"/>
    <w:rPr>
      <w:b/>
      <w:bCs/>
    </w:rPr>
  </w:style>
  <w:style w:type="paragraph" w:customStyle="1" w:styleId="price">
    <w:name w:val="price"/>
    <w:basedOn w:val="Normal"/>
    <w:rsid w:val="00D90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woocommerce-price-amount">
    <w:name w:val="woocommerce-price-amount"/>
    <w:basedOn w:val="Fuentedeprrafopredeter"/>
    <w:rsid w:val="00D90DBF"/>
  </w:style>
  <w:style w:type="character" w:customStyle="1" w:styleId="woocommerce-price-currencysymbol">
    <w:name w:val="woocommerce-price-currencysymbol"/>
    <w:basedOn w:val="Fuentedeprrafopredeter"/>
    <w:rsid w:val="00D90DBF"/>
  </w:style>
  <w:style w:type="character" w:styleId="Hipervnculo">
    <w:name w:val="Hyperlink"/>
    <w:basedOn w:val="Fuentedeprrafopredeter"/>
    <w:uiPriority w:val="99"/>
    <w:semiHidden/>
    <w:unhideWhenUsed/>
    <w:rsid w:val="00D90D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0769">
          <w:marLeft w:val="0"/>
          <w:marRight w:val="0"/>
          <w:marTop w:val="0"/>
          <w:marBottom w:val="0"/>
          <w:divBdr>
            <w:top w:val="single" w:sz="2" w:space="8" w:color="9930E2"/>
            <w:left w:val="single" w:sz="2" w:space="5" w:color="9930E2"/>
            <w:bottom w:val="single" w:sz="2" w:space="8" w:color="9930E2"/>
            <w:right w:val="single" w:sz="2" w:space="5" w:color="9930E2"/>
          </w:divBdr>
          <w:divsChild>
            <w:div w:id="9574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7816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5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78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1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2971">
          <w:marLeft w:val="0"/>
          <w:marRight w:val="0"/>
          <w:marTop w:val="0"/>
          <w:marBottom w:val="0"/>
          <w:divBdr>
            <w:top w:val="single" w:sz="2" w:space="8" w:color="9930E2"/>
            <w:left w:val="single" w:sz="2" w:space="5" w:color="9930E2"/>
            <w:bottom w:val="single" w:sz="2" w:space="8" w:color="9930E2"/>
            <w:right w:val="single" w:sz="2" w:space="5" w:color="9930E2"/>
          </w:divBdr>
          <w:divsChild>
            <w:div w:id="14280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77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0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85570">
          <w:marLeft w:val="0"/>
          <w:marRight w:val="0"/>
          <w:marTop w:val="0"/>
          <w:marBottom w:val="0"/>
          <w:divBdr>
            <w:top w:val="single" w:sz="2" w:space="8" w:color="9930E2"/>
            <w:left w:val="single" w:sz="2" w:space="5" w:color="9930E2"/>
            <w:bottom w:val="single" w:sz="2" w:space="8" w:color="9930E2"/>
            <w:right w:val="single" w:sz="2" w:space="5" w:color="9930E2"/>
          </w:divBdr>
          <w:divsChild>
            <w:div w:id="539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8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67603">
          <w:marLeft w:val="0"/>
          <w:marRight w:val="0"/>
          <w:marTop w:val="0"/>
          <w:marBottom w:val="0"/>
          <w:divBdr>
            <w:top w:val="single" w:sz="2" w:space="8" w:color="9930E2"/>
            <w:left w:val="single" w:sz="2" w:space="5" w:color="9930E2"/>
            <w:bottom w:val="single" w:sz="2" w:space="8" w:color="9930E2"/>
            <w:right w:val="single" w:sz="2" w:space="5" w:color="9930E2"/>
          </w:divBdr>
          <w:divsChild>
            <w:div w:id="15551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920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73033">
          <w:marLeft w:val="0"/>
          <w:marRight w:val="0"/>
          <w:marTop w:val="0"/>
          <w:marBottom w:val="0"/>
          <w:divBdr>
            <w:top w:val="single" w:sz="2" w:space="8" w:color="9930E2"/>
            <w:left w:val="single" w:sz="2" w:space="5" w:color="9930E2"/>
            <w:bottom w:val="single" w:sz="2" w:space="8" w:color="9930E2"/>
            <w:right w:val="single" w:sz="2" w:space="5" w:color="9930E2"/>
          </w:divBdr>
          <w:divsChild>
            <w:div w:id="6378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8089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7454">
          <w:marLeft w:val="0"/>
          <w:marRight w:val="0"/>
          <w:marTop w:val="0"/>
          <w:marBottom w:val="3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282856">
          <w:marLeft w:val="0"/>
          <w:marRight w:val="0"/>
          <w:marTop w:val="0"/>
          <w:marBottom w:val="0"/>
          <w:divBdr>
            <w:top w:val="single" w:sz="2" w:space="8" w:color="9930E2"/>
            <w:left w:val="single" w:sz="2" w:space="5" w:color="9930E2"/>
            <w:bottom w:val="single" w:sz="2" w:space="8" w:color="9930E2"/>
            <w:right w:val="single" w:sz="2" w:space="5" w:color="9930E2"/>
          </w:divBdr>
          <w:divsChild>
            <w:div w:id="19836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8809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4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747">
          <w:marLeft w:val="0"/>
          <w:marRight w:val="0"/>
          <w:marTop w:val="0"/>
          <w:marBottom w:val="3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86065">
          <w:marLeft w:val="0"/>
          <w:marRight w:val="0"/>
          <w:marTop w:val="0"/>
          <w:marBottom w:val="0"/>
          <w:divBdr>
            <w:top w:val="single" w:sz="2" w:space="8" w:color="9930E2"/>
            <w:left w:val="single" w:sz="2" w:space="5" w:color="9930E2"/>
            <w:bottom w:val="single" w:sz="2" w:space="8" w:color="9930E2"/>
            <w:right w:val="single" w:sz="2" w:space="5" w:color="9930E2"/>
          </w:divBdr>
          <w:divsChild>
            <w:div w:id="2346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4289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2424">
          <w:marLeft w:val="0"/>
          <w:marRight w:val="0"/>
          <w:marTop w:val="0"/>
          <w:marBottom w:val="0"/>
          <w:divBdr>
            <w:top w:val="single" w:sz="2" w:space="8" w:color="9930E2"/>
            <w:left w:val="single" w:sz="2" w:space="5" w:color="9930E2"/>
            <w:bottom w:val="single" w:sz="2" w:space="8" w:color="9930E2"/>
            <w:right w:val="single" w:sz="2" w:space="5" w:color="9930E2"/>
          </w:divBdr>
          <w:divsChild>
            <w:div w:id="13363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281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ntersport.pe/product-category/marcas/nutrabio/" TargetMode="External"/><Relationship Id="rId18" Type="http://schemas.openxmlformats.org/officeDocument/2006/relationships/image" Target="media/image8.jpeg"/><Relationship Id="rId26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34" Type="http://schemas.openxmlformats.org/officeDocument/2006/relationships/image" Target="media/image18.jpeg"/><Relationship Id="rId7" Type="http://schemas.openxmlformats.org/officeDocument/2006/relationships/hyperlink" Target="https://intersport.pe/product-category/marcas/applied-nutrition/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7.png"/><Relationship Id="rId25" Type="http://schemas.openxmlformats.org/officeDocument/2006/relationships/hyperlink" Target="https://intersport.pe/product-category/marcas/cellucor/" TargetMode="External"/><Relationship Id="rId33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hyperlink" Target="https://intersport.pe/product-category/marca/dy-nutrition/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2.jpeg"/><Relationship Id="rId32" Type="http://schemas.openxmlformats.org/officeDocument/2006/relationships/hyperlink" Target="https://intersport.pe/product-category/marcas/dragon-pharma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1.jpeg"/><Relationship Id="rId28" Type="http://schemas.openxmlformats.org/officeDocument/2006/relationships/hyperlink" Target="https://intersport.pe/product-category/marcas/prosupps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intersport.pe/product-category/marca/musclemeds/" TargetMode="External"/><Relationship Id="rId19" Type="http://schemas.openxmlformats.org/officeDocument/2006/relationships/hyperlink" Target="https://intersport.pe/product-category/marca/kevin-levrone/" TargetMode="External"/><Relationship Id="rId31" Type="http://schemas.openxmlformats.org/officeDocument/2006/relationships/hyperlink" Target="https://intersport.pe/product/venom-infern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Relationship Id="rId22" Type="http://schemas.openxmlformats.org/officeDocument/2006/relationships/hyperlink" Target="https://intersport.pe/product-category/marca/nutrabio/" TargetMode="External"/><Relationship Id="rId27" Type="http://schemas.openxmlformats.org/officeDocument/2006/relationships/image" Target="media/image14.jpeg"/><Relationship Id="rId30" Type="http://schemas.openxmlformats.org/officeDocument/2006/relationships/image" Target="media/image16.jpe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382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Toribio Barron</dc:creator>
  <cp:keywords/>
  <dc:description/>
  <cp:lastModifiedBy>Toribio Barron</cp:lastModifiedBy>
  <cp:revision>1</cp:revision>
  <dcterms:created xsi:type="dcterms:W3CDTF">2026-06-18T21:38:00Z</dcterms:created>
  <dcterms:modified xsi:type="dcterms:W3CDTF">2026-06-18T22:00:00Z</dcterms:modified>
</cp:coreProperties>
</file>